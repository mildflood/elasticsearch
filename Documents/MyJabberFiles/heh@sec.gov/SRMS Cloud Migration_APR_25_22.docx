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46327C" w14:textId="77777777" w:rsidR="007D5DB5" w:rsidRDefault="000A4A59" w:rsidP="00A51AEE">
      <w:pPr>
        <w:pStyle w:val="Title"/>
      </w:pPr>
      <w:r>
        <w:t>SRMS Cloud Migration</w:t>
      </w:r>
    </w:p>
    <w:p w14:paraId="7C0B681B" w14:textId="1936FBBA" w:rsidR="00A51AEE" w:rsidRDefault="00A51AEE" w:rsidP="00A51AEE">
      <w:pPr>
        <w:pStyle w:val="Subtitle"/>
      </w:pPr>
      <w:r>
        <w:t xml:space="preserve">Last Updated: April </w:t>
      </w:r>
      <w:del w:id="0" w:author="He, Henry (Contractor)" w:date="2022-04-25T14:06:00Z">
        <w:r w:rsidR="005A3DB6" w:rsidDel="00CE46DD">
          <w:delText>12</w:delText>
        </w:r>
        <w:r w:rsidRPr="00A51AEE" w:rsidDel="00CE46DD">
          <w:rPr>
            <w:vertAlign w:val="superscript"/>
          </w:rPr>
          <w:delText>th</w:delText>
        </w:r>
        <w:r w:rsidDel="00CE46DD">
          <w:delText xml:space="preserve"> </w:delText>
        </w:r>
      </w:del>
      <w:ins w:id="1" w:author="He, Henry (Contractor)" w:date="2022-04-25T14:06:00Z">
        <w:r w:rsidR="00CE46DD">
          <w:t>25</w:t>
        </w:r>
        <w:bookmarkStart w:id="2" w:name="_GoBack"/>
        <w:bookmarkEnd w:id="2"/>
        <w:r w:rsidR="00CE46DD" w:rsidRPr="00A51AEE">
          <w:rPr>
            <w:vertAlign w:val="superscript"/>
          </w:rPr>
          <w:t>th</w:t>
        </w:r>
        <w:r w:rsidR="00CE46DD">
          <w:t xml:space="preserve"> </w:t>
        </w:r>
      </w:ins>
      <w:r>
        <w:t>2022</w:t>
      </w:r>
    </w:p>
    <w:p w14:paraId="5CA5C254" w14:textId="77777777" w:rsidR="00A51AEE" w:rsidRPr="00A51AEE" w:rsidRDefault="00A51AEE" w:rsidP="00A51AEE"/>
    <w:sdt>
      <w:sdtPr>
        <w:rPr>
          <w:rFonts w:asciiTheme="minorHAnsi" w:eastAsiaTheme="minorHAnsi" w:hAnsiTheme="minorHAnsi" w:cstheme="minorBidi"/>
          <w:color w:val="auto"/>
          <w:sz w:val="22"/>
          <w:szCs w:val="22"/>
        </w:rPr>
        <w:id w:val="69090243"/>
        <w:docPartObj>
          <w:docPartGallery w:val="Table of Contents"/>
          <w:docPartUnique/>
        </w:docPartObj>
      </w:sdtPr>
      <w:sdtEndPr>
        <w:rPr>
          <w:b/>
          <w:bCs/>
          <w:noProof/>
        </w:rPr>
      </w:sdtEndPr>
      <w:sdtContent>
        <w:p w14:paraId="5E1CE75B" w14:textId="77777777" w:rsidR="00A51AEE" w:rsidRDefault="00A51AEE">
          <w:pPr>
            <w:pStyle w:val="TOCHeading"/>
          </w:pPr>
          <w:r>
            <w:t>Table of Contents</w:t>
          </w:r>
        </w:p>
        <w:p w14:paraId="15E47BE8" w14:textId="77777777" w:rsidR="005A3DB6" w:rsidRDefault="00A51AEE">
          <w:pPr>
            <w:pStyle w:val="TOC1"/>
            <w:tabs>
              <w:tab w:val="right" w:leader="dot" w:pos="9350"/>
            </w:tabs>
            <w:rPr>
              <w:rFonts w:cstheme="minorBidi"/>
              <w:noProof/>
            </w:rPr>
          </w:pPr>
          <w:r>
            <w:fldChar w:fldCharType="begin"/>
          </w:r>
          <w:r>
            <w:instrText xml:space="preserve"> TOC \o "1-3" \h \z \u </w:instrText>
          </w:r>
          <w:r>
            <w:fldChar w:fldCharType="separate"/>
          </w:r>
          <w:hyperlink w:anchor="_Toc100639976" w:history="1">
            <w:r w:rsidR="005A3DB6" w:rsidRPr="004C386E">
              <w:rPr>
                <w:rStyle w:val="Hyperlink"/>
                <w:noProof/>
              </w:rPr>
              <w:t>Introduction</w:t>
            </w:r>
            <w:r w:rsidR="005A3DB6">
              <w:rPr>
                <w:noProof/>
                <w:webHidden/>
              </w:rPr>
              <w:tab/>
            </w:r>
            <w:r w:rsidR="005A3DB6">
              <w:rPr>
                <w:noProof/>
                <w:webHidden/>
              </w:rPr>
              <w:fldChar w:fldCharType="begin"/>
            </w:r>
            <w:r w:rsidR="005A3DB6">
              <w:rPr>
                <w:noProof/>
                <w:webHidden/>
              </w:rPr>
              <w:instrText xml:space="preserve"> PAGEREF _Toc100639976 \h </w:instrText>
            </w:r>
            <w:r w:rsidR="005A3DB6">
              <w:rPr>
                <w:noProof/>
                <w:webHidden/>
              </w:rPr>
            </w:r>
            <w:r w:rsidR="005A3DB6">
              <w:rPr>
                <w:noProof/>
                <w:webHidden/>
              </w:rPr>
              <w:fldChar w:fldCharType="separate"/>
            </w:r>
            <w:r w:rsidR="005A3DB6">
              <w:rPr>
                <w:noProof/>
                <w:webHidden/>
              </w:rPr>
              <w:t>1</w:t>
            </w:r>
            <w:r w:rsidR="005A3DB6">
              <w:rPr>
                <w:noProof/>
                <w:webHidden/>
              </w:rPr>
              <w:fldChar w:fldCharType="end"/>
            </w:r>
          </w:hyperlink>
        </w:p>
        <w:p w14:paraId="797231B1" w14:textId="77777777" w:rsidR="005A3DB6" w:rsidRDefault="00CE46DD">
          <w:pPr>
            <w:pStyle w:val="TOC1"/>
            <w:tabs>
              <w:tab w:val="right" w:leader="dot" w:pos="9350"/>
            </w:tabs>
            <w:rPr>
              <w:rFonts w:cstheme="minorBidi"/>
              <w:noProof/>
            </w:rPr>
          </w:pPr>
          <w:hyperlink w:anchor="_Toc100639977" w:history="1">
            <w:r w:rsidR="005A3DB6" w:rsidRPr="004C386E">
              <w:rPr>
                <w:rStyle w:val="Hyperlink"/>
                <w:noProof/>
              </w:rPr>
              <w:t>Tools</w:t>
            </w:r>
            <w:r w:rsidR="005A3DB6">
              <w:rPr>
                <w:noProof/>
                <w:webHidden/>
              </w:rPr>
              <w:tab/>
            </w:r>
            <w:r w:rsidR="005A3DB6">
              <w:rPr>
                <w:noProof/>
                <w:webHidden/>
              </w:rPr>
              <w:fldChar w:fldCharType="begin"/>
            </w:r>
            <w:r w:rsidR="005A3DB6">
              <w:rPr>
                <w:noProof/>
                <w:webHidden/>
              </w:rPr>
              <w:instrText xml:space="preserve"> PAGEREF _Toc100639977 \h </w:instrText>
            </w:r>
            <w:r w:rsidR="005A3DB6">
              <w:rPr>
                <w:noProof/>
                <w:webHidden/>
              </w:rPr>
            </w:r>
            <w:r w:rsidR="005A3DB6">
              <w:rPr>
                <w:noProof/>
                <w:webHidden/>
              </w:rPr>
              <w:fldChar w:fldCharType="separate"/>
            </w:r>
            <w:r w:rsidR="005A3DB6">
              <w:rPr>
                <w:noProof/>
                <w:webHidden/>
              </w:rPr>
              <w:t>1</w:t>
            </w:r>
            <w:r w:rsidR="005A3DB6">
              <w:rPr>
                <w:noProof/>
                <w:webHidden/>
              </w:rPr>
              <w:fldChar w:fldCharType="end"/>
            </w:r>
          </w:hyperlink>
        </w:p>
        <w:p w14:paraId="2CE95F45" w14:textId="77777777" w:rsidR="005A3DB6" w:rsidRDefault="00CE46DD">
          <w:pPr>
            <w:pStyle w:val="TOC2"/>
            <w:tabs>
              <w:tab w:val="right" w:leader="dot" w:pos="9350"/>
            </w:tabs>
            <w:rPr>
              <w:rFonts w:cstheme="minorBidi"/>
              <w:noProof/>
            </w:rPr>
          </w:pPr>
          <w:hyperlink w:anchor="_Toc100639978" w:history="1">
            <w:r w:rsidR="005A3DB6" w:rsidRPr="004C386E">
              <w:rPr>
                <w:rStyle w:val="Hyperlink"/>
                <w:noProof/>
              </w:rPr>
              <w:t>AWS Schema Conversion Tool</w:t>
            </w:r>
            <w:r w:rsidR="005A3DB6">
              <w:rPr>
                <w:noProof/>
                <w:webHidden/>
              </w:rPr>
              <w:tab/>
            </w:r>
            <w:r w:rsidR="005A3DB6">
              <w:rPr>
                <w:noProof/>
                <w:webHidden/>
              </w:rPr>
              <w:fldChar w:fldCharType="begin"/>
            </w:r>
            <w:r w:rsidR="005A3DB6">
              <w:rPr>
                <w:noProof/>
                <w:webHidden/>
              </w:rPr>
              <w:instrText xml:space="preserve"> PAGEREF _Toc100639978 \h </w:instrText>
            </w:r>
            <w:r w:rsidR="005A3DB6">
              <w:rPr>
                <w:noProof/>
                <w:webHidden/>
              </w:rPr>
            </w:r>
            <w:r w:rsidR="005A3DB6">
              <w:rPr>
                <w:noProof/>
                <w:webHidden/>
              </w:rPr>
              <w:fldChar w:fldCharType="separate"/>
            </w:r>
            <w:r w:rsidR="005A3DB6">
              <w:rPr>
                <w:noProof/>
                <w:webHidden/>
              </w:rPr>
              <w:t>2</w:t>
            </w:r>
            <w:r w:rsidR="005A3DB6">
              <w:rPr>
                <w:noProof/>
                <w:webHidden/>
              </w:rPr>
              <w:fldChar w:fldCharType="end"/>
            </w:r>
          </w:hyperlink>
        </w:p>
        <w:p w14:paraId="0FF8993C" w14:textId="77777777" w:rsidR="005A3DB6" w:rsidRDefault="00CE46DD">
          <w:pPr>
            <w:pStyle w:val="TOC2"/>
            <w:tabs>
              <w:tab w:val="right" w:leader="dot" w:pos="9350"/>
            </w:tabs>
            <w:rPr>
              <w:rFonts w:cstheme="minorBidi"/>
              <w:noProof/>
            </w:rPr>
          </w:pPr>
          <w:hyperlink w:anchor="_Toc100639979" w:history="1">
            <w:r w:rsidR="005A3DB6" w:rsidRPr="004C386E">
              <w:rPr>
                <w:rStyle w:val="Hyperlink"/>
                <w:noProof/>
              </w:rPr>
              <w:t>DBeaver Import / Export Tool</w:t>
            </w:r>
            <w:r w:rsidR="005A3DB6">
              <w:rPr>
                <w:noProof/>
                <w:webHidden/>
              </w:rPr>
              <w:tab/>
            </w:r>
            <w:r w:rsidR="005A3DB6">
              <w:rPr>
                <w:noProof/>
                <w:webHidden/>
              </w:rPr>
              <w:fldChar w:fldCharType="begin"/>
            </w:r>
            <w:r w:rsidR="005A3DB6">
              <w:rPr>
                <w:noProof/>
                <w:webHidden/>
              </w:rPr>
              <w:instrText xml:space="preserve"> PAGEREF _Toc100639979 \h </w:instrText>
            </w:r>
            <w:r w:rsidR="005A3DB6">
              <w:rPr>
                <w:noProof/>
                <w:webHidden/>
              </w:rPr>
            </w:r>
            <w:r w:rsidR="005A3DB6">
              <w:rPr>
                <w:noProof/>
                <w:webHidden/>
              </w:rPr>
              <w:fldChar w:fldCharType="separate"/>
            </w:r>
            <w:r w:rsidR="005A3DB6">
              <w:rPr>
                <w:noProof/>
                <w:webHidden/>
              </w:rPr>
              <w:t>6</w:t>
            </w:r>
            <w:r w:rsidR="005A3DB6">
              <w:rPr>
                <w:noProof/>
                <w:webHidden/>
              </w:rPr>
              <w:fldChar w:fldCharType="end"/>
            </w:r>
          </w:hyperlink>
        </w:p>
        <w:p w14:paraId="4F1B4AFE" w14:textId="77777777" w:rsidR="005A3DB6" w:rsidRDefault="00CE46DD">
          <w:pPr>
            <w:pStyle w:val="TOC2"/>
            <w:tabs>
              <w:tab w:val="right" w:leader="dot" w:pos="9350"/>
            </w:tabs>
            <w:rPr>
              <w:rFonts w:cstheme="minorBidi"/>
              <w:noProof/>
            </w:rPr>
          </w:pPr>
          <w:hyperlink w:anchor="_Toc100639980" w:history="1">
            <w:r w:rsidR="005A3DB6" w:rsidRPr="004C386E">
              <w:rPr>
                <w:rStyle w:val="Hyperlink"/>
                <w:noProof/>
              </w:rPr>
              <w:t>Amazon RDS and DB Snapshot</w:t>
            </w:r>
            <w:r w:rsidR="005A3DB6">
              <w:rPr>
                <w:noProof/>
                <w:webHidden/>
              </w:rPr>
              <w:tab/>
            </w:r>
            <w:r w:rsidR="005A3DB6">
              <w:rPr>
                <w:noProof/>
                <w:webHidden/>
              </w:rPr>
              <w:fldChar w:fldCharType="begin"/>
            </w:r>
            <w:r w:rsidR="005A3DB6">
              <w:rPr>
                <w:noProof/>
                <w:webHidden/>
              </w:rPr>
              <w:instrText xml:space="preserve"> PAGEREF _Toc100639980 \h </w:instrText>
            </w:r>
            <w:r w:rsidR="005A3DB6">
              <w:rPr>
                <w:noProof/>
                <w:webHidden/>
              </w:rPr>
            </w:r>
            <w:r w:rsidR="005A3DB6">
              <w:rPr>
                <w:noProof/>
                <w:webHidden/>
              </w:rPr>
              <w:fldChar w:fldCharType="separate"/>
            </w:r>
            <w:r w:rsidR="005A3DB6">
              <w:rPr>
                <w:noProof/>
                <w:webHidden/>
              </w:rPr>
              <w:t>8</w:t>
            </w:r>
            <w:r w:rsidR="005A3DB6">
              <w:rPr>
                <w:noProof/>
                <w:webHidden/>
              </w:rPr>
              <w:fldChar w:fldCharType="end"/>
            </w:r>
          </w:hyperlink>
        </w:p>
        <w:p w14:paraId="6518D4F4" w14:textId="77777777" w:rsidR="005A3DB6" w:rsidRDefault="00CE46DD">
          <w:pPr>
            <w:pStyle w:val="TOC2"/>
            <w:tabs>
              <w:tab w:val="right" w:leader="dot" w:pos="9350"/>
            </w:tabs>
            <w:rPr>
              <w:rFonts w:cstheme="minorBidi"/>
              <w:noProof/>
            </w:rPr>
          </w:pPr>
          <w:hyperlink w:anchor="_Toc100639981" w:history="1">
            <w:r w:rsidR="005A3DB6" w:rsidRPr="004C386E">
              <w:rPr>
                <w:rStyle w:val="Hyperlink"/>
                <w:noProof/>
              </w:rPr>
              <w:t>AWS Glue</w:t>
            </w:r>
            <w:r w:rsidR="005A3DB6">
              <w:rPr>
                <w:noProof/>
                <w:webHidden/>
              </w:rPr>
              <w:tab/>
            </w:r>
            <w:r w:rsidR="005A3DB6">
              <w:rPr>
                <w:noProof/>
                <w:webHidden/>
              </w:rPr>
              <w:fldChar w:fldCharType="begin"/>
            </w:r>
            <w:r w:rsidR="005A3DB6">
              <w:rPr>
                <w:noProof/>
                <w:webHidden/>
              </w:rPr>
              <w:instrText xml:space="preserve"> PAGEREF _Toc100639981 \h </w:instrText>
            </w:r>
            <w:r w:rsidR="005A3DB6">
              <w:rPr>
                <w:noProof/>
                <w:webHidden/>
              </w:rPr>
            </w:r>
            <w:r w:rsidR="005A3DB6">
              <w:rPr>
                <w:noProof/>
                <w:webHidden/>
              </w:rPr>
              <w:fldChar w:fldCharType="separate"/>
            </w:r>
            <w:r w:rsidR="005A3DB6">
              <w:rPr>
                <w:noProof/>
                <w:webHidden/>
              </w:rPr>
              <w:t>10</w:t>
            </w:r>
            <w:r w:rsidR="005A3DB6">
              <w:rPr>
                <w:noProof/>
                <w:webHidden/>
              </w:rPr>
              <w:fldChar w:fldCharType="end"/>
            </w:r>
          </w:hyperlink>
        </w:p>
        <w:p w14:paraId="04AE76F3" w14:textId="77777777" w:rsidR="005A3DB6" w:rsidRDefault="00CE46DD">
          <w:pPr>
            <w:pStyle w:val="TOC1"/>
            <w:tabs>
              <w:tab w:val="right" w:leader="dot" w:pos="9350"/>
            </w:tabs>
            <w:rPr>
              <w:rFonts w:cstheme="minorBidi"/>
              <w:noProof/>
            </w:rPr>
          </w:pPr>
          <w:hyperlink w:anchor="_Toc100639982" w:history="1">
            <w:r w:rsidR="005A3DB6" w:rsidRPr="004C386E">
              <w:rPr>
                <w:rStyle w:val="Hyperlink"/>
                <w:noProof/>
              </w:rPr>
              <w:t>Planning</w:t>
            </w:r>
            <w:r w:rsidR="005A3DB6">
              <w:rPr>
                <w:noProof/>
                <w:webHidden/>
              </w:rPr>
              <w:tab/>
            </w:r>
            <w:r w:rsidR="005A3DB6">
              <w:rPr>
                <w:noProof/>
                <w:webHidden/>
              </w:rPr>
              <w:fldChar w:fldCharType="begin"/>
            </w:r>
            <w:r w:rsidR="005A3DB6">
              <w:rPr>
                <w:noProof/>
                <w:webHidden/>
              </w:rPr>
              <w:instrText xml:space="preserve"> PAGEREF _Toc100639982 \h </w:instrText>
            </w:r>
            <w:r w:rsidR="005A3DB6">
              <w:rPr>
                <w:noProof/>
                <w:webHidden/>
              </w:rPr>
            </w:r>
            <w:r w:rsidR="005A3DB6">
              <w:rPr>
                <w:noProof/>
                <w:webHidden/>
              </w:rPr>
              <w:fldChar w:fldCharType="separate"/>
            </w:r>
            <w:r w:rsidR="005A3DB6">
              <w:rPr>
                <w:noProof/>
                <w:webHidden/>
              </w:rPr>
              <w:t>13</w:t>
            </w:r>
            <w:r w:rsidR="005A3DB6">
              <w:rPr>
                <w:noProof/>
                <w:webHidden/>
              </w:rPr>
              <w:fldChar w:fldCharType="end"/>
            </w:r>
          </w:hyperlink>
        </w:p>
        <w:p w14:paraId="341607BE" w14:textId="77777777" w:rsidR="005A3DB6" w:rsidRDefault="00CE46DD">
          <w:pPr>
            <w:pStyle w:val="TOC1"/>
            <w:tabs>
              <w:tab w:val="right" w:leader="dot" w:pos="9350"/>
            </w:tabs>
            <w:rPr>
              <w:rFonts w:cstheme="minorBidi"/>
              <w:noProof/>
            </w:rPr>
          </w:pPr>
          <w:hyperlink w:anchor="_Toc100639983" w:history="1">
            <w:r w:rsidR="005A3DB6" w:rsidRPr="004C386E">
              <w:rPr>
                <w:rStyle w:val="Hyperlink"/>
                <w:noProof/>
              </w:rPr>
              <w:t>Database Objects to Migrate:</w:t>
            </w:r>
            <w:r w:rsidR="005A3DB6">
              <w:rPr>
                <w:noProof/>
                <w:webHidden/>
              </w:rPr>
              <w:tab/>
            </w:r>
            <w:r w:rsidR="005A3DB6">
              <w:rPr>
                <w:noProof/>
                <w:webHidden/>
              </w:rPr>
              <w:fldChar w:fldCharType="begin"/>
            </w:r>
            <w:r w:rsidR="005A3DB6">
              <w:rPr>
                <w:noProof/>
                <w:webHidden/>
              </w:rPr>
              <w:instrText xml:space="preserve"> PAGEREF _Toc100639983 \h </w:instrText>
            </w:r>
            <w:r w:rsidR="005A3DB6">
              <w:rPr>
                <w:noProof/>
                <w:webHidden/>
              </w:rPr>
            </w:r>
            <w:r w:rsidR="005A3DB6">
              <w:rPr>
                <w:noProof/>
                <w:webHidden/>
              </w:rPr>
              <w:fldChar w:fldCharType="separate"/>
            </w:r>
            <w:r w:rsidR="005A3DB6">
              <w:rPr>
                <w:noProof/>
                <w:webHidden/>
              </w:rPr>
              <w:t>13</w:t>
            </w:r>
            <w:r w:rsidR="005A3DB6">
              <w:rPr>
                <w:noProof/>
                <w:webHidden/>
              </w:rPr>
              <w:fldChar w:fldCharType="end"/>
            </w:r>
          </w:hyperlink>
        </w:p>
        <w:p w14:paraId="4C33D818" w14:textId="77777777" w:rsidR="00A51AEE" w:rsidRPr="00A51AEE" w:rsidRDefault="00A51AEE">
          <w:r>
            <w:rPr>
              <w:b/>
              <w:bCs/>
              <w:noProof/>
            </w:rPr>
            <w:fldChar w:fldCharType="end"/>
          </w:r>
        </w:p>
      </w:sdtContent>
    </w:sdt>
    <w:p w14:paraId="7BF5E2E9" w14:textId="77777777" w:rsidR="00A51AEE" w:rsidRDefault="00A51AEE" w:rsidP="00A51AEE">
      <w:pPr>
        <w:pStyle w:val="Heading1"/>
      </w:pPr>
      <w:bookmarkStart w:id="3" w:name="_Toc100639976"/>
      <w:r>
        <w:t>Introduction</w:t>
      </w:r>
      <w:bookmarkEnd w:id="3"/>
    </w:p>
    <w:p w14:paraId="230F0ED0" w14:textId="77777777" w:rsidR="00A51AEE" w:rsidRDefault="00056F8D" w:rsidP="00A51AEE">
      <w:r>
        <w:t xml:space="preserve">This document outlines the plan for the Cloud Migration of the SEC Registrant Mapping Service, introducing the tools, procedures and challenges of bringing the application to AWS. </w:t>
      </w:r>
      <w:r w:rsidR="00A51AEE">
        <w:t xml:space="preserve">Please note that this is a work in progress and may </w:t>
      </w:r>
      <w:r>
        <w:t>undergo significant changes.</w:t>
      </w:r>
    </w:p>
    <w:p w14:paraId="13B8194E" w14:textId="77777777" w:rsidR="00A51AEE" w:rsidRDefault="00A51AEE" w:rsidP="00A51AEE">
      <w:pPr>
        <w:pStyle w:val="Heading1"/>
      </w:pPr>
      <w:bookmarkStart w:id="4" w:name="_Toc100639977"/>
      <w:r>
        <w:t>Tools</w:t>
      </w:r>
      <w:bookmarkEnd w:id="4"/>
    </w:p>
    <w:p w14:paraId="18AF93B7" w14:textId="77777777" w:rsidR="00056F8D" w:rsidRDefault="00056F8D" w:rsidP="00056F8D">
      <w:r>
        <w:t>This section will outline all the tools to aid in the migration process, they are:</w:t>
      </w:r>
    </w:p>
    <w:p w14:paraId="22C286CF" w14:textId="77777777" w:rsidR="00056F8D" w:rsidRDefault="00056F8D" w:rsidP="00056F8D">
      <w:pPr>
        <w:pStyle w:val="ListParagraph"/>
        <w:numPr>
          <w:ilvl w:val="0"/>
          <w:numId w:val="2"/>
        </w:numPr>
      </w:pPr>
      <w:r>
        <w:t>AWS Schema Conversion Tool</w:t>
      </w:r>
    </w:p>
    <w:p w14:paraId="1BBA76F0" w14:textId="77777777" w:rsidR="00056F8D" w:rsidRDefault="00056F8D" w:rsidP="00056F8D">
      <w:pPr>
        <w:pStyle w:val="ListParagraph"/>
        <w:numPr>
          <w:ilvl w:val="0"/>
          <w:numId w:val="2"/>
        </w:numPr>
      </w:pPr>
      <w:proofErr w:type="spellStart"/>
      <w:r>
        <w:t>DBeaver</w:t>
      </w:r>
      <w:proofErr w:type="spellEnd"/>
      <w:r>
        <w:t xml:space="preserve"> Import / Export tool</w:t>
      </w:r>
    </w:p>
    <w:p w14:paraId="5B719074" w14:textId="77777777" w:rsidR="00056F8D" w:rsidRDefault="00056F8D" w:rsidP="00056F8D">
      <w:pPr>
        <w:pStyle w:val="ListParagraph"/>
        <w:numPr>
          <w:ilvl w:val="0"/>
          <w:numId w:val="2"/>
        </w:numPr>
      </w:pPr>
      <w:r>
        <w:t>AWS DB Snapshot</w:t>
      </w:r>
    </w:p>
    <w:p w14:paraId="2EBFA5FB" w14:textId="77777777" w:rsidR="00056F8D" w:rsidRDefault="00056F8D" w:rsidP="00056F8D">
      <w:pPr>
        <w:pStyle w:val="ListParagraph"/>
        <w:numPr>
          <w:ilvl w:val="0"/>
          <w:numId w:val="2"/>
        </w:numPr>
      </w:pPr>
      <w:r>
        <w:t>Amazon Glue</w:t>
      </w:r>
    </w:p>
    <w:p w14:paraId="094F60FC" w14:textId="77777777" w:rsidR="00353BED" w:rsidRDefault="00353BED">
      <w:pPr>
        <w:rPr>
          <w:rFonts w:asciiTheme="majorHAnsi" w:eastAsiaTheme="majorEastAsia" w:hAnsiTheme="majorHAnsi" w:cstheme="majorBidi"/>
          <w:color w:val="2E74B5" w:themeColor="accent1" w:themeShade="BF"/>
          <w:sz w:val="26"/>
          <w:szCs w:val="26"/>
        </w:rPr>
      </w:pPr>
      <w:r>
        <w:br w:type="page"/>
      </w:r>
    </w:p>
    <w:p w14:paraId="45484C02" w14:textId="77777777" w:rsidR="00056F8D" w:rsidRDefault="00056F8D" w:rsidP="00056F8D">
      <w:pPr>
        <w:pStyle w:val="Heading2"/>
      </w:pPr>
      <w:bookmarkStart w:id="5" w:name="_Toc100639978"/>
      <w:r>
        <w:lastRenderedPageBreak/>
        <w:t>AWS Schema Conversion Tool</w:t>
      </w:r>
      <w:bookmarkEnd w:id="5"/>
    </w:p>
    <w:p w14:paraId="0198C5DE" w14:textId="77777777" w:rsidR="00353BED" w:rsidRDefault="003B0106" w:rsidP="00056F8D">
      <w:pPr>
        <w:rPr>
          <w:noProof/>
        </w:rPr>
      </w:pPr>
      <w:r>
        <w:t xml:space="preserve">Currently, the data which SRMS relies on is stored in on premise MSSQL servers and plans are being made to transition to PostgreSQL server on the cloud. AWS offers its Schema Conversion Tool (SCT) for the purpose of heterogeneous database migration. Its installation and documentation can be found </w:t>
      </w:r>
      <w:hyperlink r:id="rId5" w:history="1">
        <w:r w:rsidRPr="003B0106">
          <w:rPr>
            <w:rStyle w:val="Hyperlink"/>
          </w:rPr>
          <w:t>here</w:t>
        </w:r>
      </w:hyperlink>
      <w:r>
        <w:t>. After the initial setup, a new project can be created as shown below:</w:t>
      </w:r>
      <w:r w:rsidR="00D07E58" w:rsidRPr="00D07E58">
        <w:rPr>
          <w:noProof/>
        </w:rPr>
        <w:t xml:space="preserve"> </w:t>
      </w:r>
    </w:p>
    <w:p w14:paraId="5CEB80A8" w14:textId="77777777" w:rsidR="003B0106" w:rsidRDefault="00D07E58" w:rsidP="00353BED">
      <w:pPr>
        <w:jc w:val="center"/>
      </w:pPr>
      <w:r w:rsidRPr="003B0106">
        <w:rPr>
          <w:noProof/>
        </w:rPr>
        <w:drawing>
          <wp:inline distT="0" distB="0" distL="0" distR="0" wp14:anchorId="04F4BCBE" wp14:editId="3BF9713B">
            <wp:extent cx="3346450" cy="2144828"/>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6450" cy="2144828"/>
                    </a:xfrm>
                    <a:prstGeom prst="rect">
                      <a:avLst/>
                    </a:prstGeom>
                  </pic:spPr>
                </pic:pic>
              </a:graphicData>
            </a:graphic>
          </wp:inline>
        </w:drawing>
      </w:r>
    </w:p>
    <w:p w14:paraId="51B390E9" w14:textId="77777777" w:rsidR="003B0106" w:rsidRDefault="003B0106" w:rsidP="00056F8D">
      <w:r>
        <w:t xml:space="preserve">A window will appear </w:t>
      </w:r>
      <w:r w:rsidR="00E57554">
        <w:t>– in the case of SRMS, the source engine is MSSQL while the target should be a RDS instance using PostgreSQL.</w:t>
      </w:r>
    </w:p>
    <w:p w14:paraId="70CB24D1" w14:textId="77777777" w:rsidR="003B0106" w:rsidRDefault="003B0106" w:rsidP="003B0106">
      <w:pPr>
        <w:jc w:val="center"/>
      </w:pPr>
      <w:r w:rsidRPr="003B0106">
        <w:rPr>
          <w:noProof/>
        </w:rPr>
        <w:drawing>
          <wp:inline distT="0" distB="0" distL="0" distR="0" wp14:anchorId="6B79C4B7" wp14:editId="397C89FB">
            <wp:extent cx="3841750" cy="251833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48506" cy="2522767"/>
                    </a:xfrm>
                    <a:prstGeom prst="rect">
                      <a:avLst/>
                    </a:prstGeom>
                  </pic:spPr>
                </pic:pic>
              </a:graphicData>
            </a:graphic>
          </wp:inline>
        </w:drawing>
      </w:r>
    </w:p>
    <w:p w14:paraId="3C504E87" w14:textId="77777777" w:rsidR="00E57554" w:rsidRDefault="00E57554" w:rsidP="00E57554">
      <w:r>
        <w:t>It will be necessary to enter the connection details of the source and target engines, which can be found on the far right of the tool bar.</w:t>
      </w:r>
    </w:p>
    <w:p w14:paraId="6FE15A65" w14:textId="77777777" w:rsidR="00E57554" w:rsidRDefault="00E57554" w:rsidP="00E57554">
      <w:pPr>
        <w:jc w:val="center"/>
      </w:pPr>
      <w:r w:rsidRPr="00E57554">
        <w:rPr>
          <w:noProof/>
        </w:rPr>
        <w:drawing>
          <wp:inline distT="0" distB="0" distL="0" distR="0" wp14:anchorId="79C6326E" wp14:editId="43899468">
            <wp:extent cx="5943600" cy="4330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3070"/>
                    </a:xfrm>
                    <a:prstGeom prst="rect">
                      <a:avLst/>
                    </a:prstGeom>
                  </pic:spPr>
                </pic:pic>
              </a:graphicData>
            </a:graphic>
          </wp:inline>
        </w:drawing>
      </w:r>
    </w:p>
    <w:p w14:paraId="3355CE3A" w14:textId="77777777" w:rsidR="00353BED" w:rsidRDefault="00353BED" w:rsidP="00E57554">
      <w:pPr>
        <w:jc w:val="center"/>
      </w:pPr>
    </w:p>
    <w:p w14:paraId="7DD55285" w14:textId="77777777" w:rsidR="00353BED" w:rsidRDefault="00353BED" w:rsidP="00E57554">
      <w:pPr>
        <w:jc w:val="center"/>
      </w:pPr>
    </w:p>
    <w:p w14:paraId="7BCBB525" w14:textId="77777777" w:rsidR="005A4C32" w:rsidRDefault="005A4C32">
      <w:r>
        <w:br w:type="page"/>
      </w:r>
    </w:p>
    <w:p w14:paraId="50F13DF5" w14:textId="77777777" w:rsidR="00E57554" w:rsidRDefault="00E57554" w:rsidP="00E57554">
      <w:r>
        <w:lastRenderedPageBreak/>
        <w:t xml:space="preserve">After a successful connection, </w:t>
      </w:r>
      <w:r w:rsidR="00E25C01">
        <w:t>the SCT should be populated with more data / options.</w:t>
      </w:r>
    </w:p>
    <w:p w14:paraId="51E2C109" w14:textId="77777777" w:rsidR="00E25C01" w:rsidRDefault="00E25C01" w:rsidP="00E57554">
      <w:r w:rsidRPr="00E25C01">
        <w:rPr>
          <w:noProof/>
        </w:rPr>
        <w:drawing>
          <wp:inline distT="0" distB="0" distL="0" distR="0" wp14:anchorId="100F29BC" wp14:editId="30C0BD81">
            <wp:extent cx="5943600" cy="18770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77060"/>
                    </a:xfrm>
                    <a:prstGeom prst="rect">
                      <a:avLst/>
                    </a:prstGeom>
                  </pic:spPr>
                </pic:pic>
              </a:graphicData>
            </a:graphic>
          </wp:inline>
        </w:drawing>
      </w:r>
    </w:p>
    <w:p w14:paraId="031458BB" w14:textId="77777777" w:rsidR="00E25C01" w:rsidRDefault="00E25C01" w:rsidP="00E57554">
      <w:commentRangeStart w:id="6"/>
      <w:r>
        <w:t>SRMS relies tables from the em0 and em0_ops schema, so those will be loaded instead of the entire database for the sake of simplicity.</w:t>
      </w:r>
      <w:commentRangeEnd w:id="6"/>
      <w:r w:rsidR="000E1D55">
        <w:rPr>
          <w:rStyle w:val="CommentReference"/>
        </w:rPr>
        <w:commentReference w:id="6"/>
      </w:r>
    </w:p>
    <w:p w14:paraId="3E9CA4F9" w14:textId="77777777" w:rsidR="00E25C01" w:rsidRDefault="00E25C01" w:rsidP="00E57554">
      <w:r w:rsidRPr="00E25C01">
        <w:rPr>
          <w:noProof/>
        </w:rPr>
        <w:drawing>
          <wp:anchor distT="0" distB="0" distL="114300" distR="114300" simplePos="0" relativeHeight="251658240" behindDoc="0" locked="0" layoutInCell="1" allowOverlap="1" wp14:anchorId="6D32DE25" wp14:editId="53811AF1">
            <wp:simplePos x="0" y="0"/>
            <wp:positionH relativeFrom="margin">
              <wp:align>left</wp:align>
            </wp:positionH>
            <wp:positionV relativeFrom="paragraph">
              <wp:posOffset>0</wp:posOffset>
            </wp:positionV>
            <wp:extent cx="2552700" cy="281813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52700" cy="2818130"/>
                    </a:xfrm>
                    <a:prstGeom prst="rect">
                      <a:avLst/>
                    </a:prstGeom>
                  </pic:spPr>
                </pic:pic>
              </a:graphicData>
            </a:graphic>
            <wp14:sizeRelH relativeFrom="margin">
              <wp14:pctWidth>0</wp14:pctWidth>
            </wp14:sizeRelH>
            <wp14:sizeRelV relativeFrom="margin">
              <wp14:pctHeight>0</wp14:pctHeight>
            </wp14:sizeRelV>
          </wp:anchor>
        </w:drawing>
      </w:r>
      <w:r>
        <w:t>As shown in the screenshot on the left, it is possible to load only specific tables, views, and other database objects by checking them off.</w:t>
      </w:r>
    </w:p>
    <w:p w14:paraId="1A71B04A" w14:textId="77777777" w:rsidR="00E25C01" w:rsidRDefault="00E25C01" w:rsidP="00E57554">
      <w:r>
        <w:t>Right clicking on the em0 schema shows various options,</w:t>
      </w:r>
      <w:r w:rsidR="005E625E">
        <w:t xml:space="preserve"> but the two most important actions would be to Create report and to Convert Schema.</w:t>
      </w:r>
    </w:p>
    <w:p w14:paraId="1684CA79" w14:textId="77777777" w:rsidR="005E625E" w:rsidRDefault="005E625E" w:rsidP="00E57554">
      <w:r>
        <w:t>Before converting the schema, it’s worth creating a report to understand how the conversion would proceed and what issues is present. Fortunately, the report provides suggestions for the issues that are found.</w:t>
      </w:r>
    </w:p>
    <w:p w14:paraId="7F583149" w14:textId="77777777" w:rsidR="005E625E" w:rsidRDefault="005E625E" w:rsidP="00E57554"/>
    <w:p w14:paraId="7567B999" w14:textId="77777777" w:rsidR="005E625E" w:rsidRDefault="005E625E" w:rsidP="00E57554"/>
    <w:p w14:paraId="27481AFE" w14:textId="77777777" w:rsidR="005E625E" w:rsidRDefault="005E625E" w:rsidP="00E57554"/>
    <w:p w14:paraId="14405838" w14:textId="77777777" w:rsidR="005E625E" w:rsidRDefault="005E625E" w:rsidP="00E57554"/>
    <w:p w14:paraId="03851CF0" w14:textId="77777777" w:rsidR="005A4C32" w:rsidRDefault="005A4C32" w:rsidP="00E57554"/>
    <w:p w14:paraId="24B3C655" w14:textId="77777777" w:rsidR="005A4C32" w:rsidDel="00F14FC5" w:rsidRDefault="005A4C32">
      <w:pPr>
        <w:rPr>
          <w:del w:id="7" w:author="He, Henry (Contractor)" w:date="2022-04-25T09:25:00Z"/>
        </w:rPr>
      </w:pPr>
      <w:r>
        <w:br w:type="page"/>
      </w:r>
    </w:p>
    <w:p w14:paraId="1FCC65A0" w14:textId="77777777" w:rsidR="005E625E" w:rsidRDefault="005E625E" w:rsidP="00E57554">
      <w:r>
        <w:t>These reports can be exported as a csv or pdf for others to view.</w:t>
      </w:r>
    </w:p>
    <w:p w14:paraId="7F636E2F" w14:textId="77777777" w:rsidR="005E625E" w:rsidRDefault="005E625E" w:rsidP="00E57554">
      <w:r>
        <w:rPr>
          <w:noProof/>
        </w:rPr>
        <w:drawing>
          <wp:inline distT="0" distB="0" distL="0" distR="0" wp14:anchorId="1AF35FCD" wp14:editId="05AF038F">
            <wp:extent cx="5943600" cy="2733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33040"/>
                    </a:xfrm>
                    <a:prstGeom prst="rect">
                      <a:avLst/>
                    </a:prstGeom>
                  </pic:spPr>
                </pic:pic>
              </a:graphicData>
            </a:graphic>
          </wp:inline>
        </w:drawing>
      </w:r>
    </w:p>
    <w:p w14:paraId="2486F0B8" w14:textId="77777777" w:rsidR="005E625E" w:rsidRDefault="005E625E" w:rsidP="00E57554">
      <w:commentRangeStart w:id="8"/>
      <w:r>
        <w:t>Navigating to the action items, a user can see the issues and their suggested actions.</w:t>
      </w:r>
      <w:commentRangeEnd w:id="8"/>
      <w:r w:rsidR="000E1D55">
        <w:rPr>
          <w:rStyle w:val="CommentReference"/>
        </w:rPr>
        <w:commentReference w:id="8"/>
      </w:r>
    </w:p>
    <w:p w14:paraId="67CD8F32" w14:textId="77777777" w:rsidR="005E625E" w:rsidRDefault="005E625E" w:rsidP="00E57554">
      <w:r>
        <w:rPr>
          <w:noProof/>
        </w:rPr>
        <w:drawing>
          <wp:inline distT="0" distB="0" distL="0" distR="0" wp14:anchorId="26282E63" wp14:editId="6E885099">
            <wp:extent cx="5943600" cy="15043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04315"/>
                    </a:xfrm>
                    <a:prstGeom prst="rect">
                      <a:avLst/>
                    </a:prstGeom>
                  </pic:spPr>
                </pic:pic>
              </a:graphicData>
            </a:graphic>
          </wp:inline>
        </w:drawing>
      </w:r>
    </w:p>
    <w:p w14:paraId="53FB4E86" w14:textId="77777777" w:rsidR="005E625E" w:rsidRDefault="005E625E" w:rsidP="00E57554">
      <w:r>
        <w:t xml:space="preserve">Generally, the table can be converted with minimal issues </w:t>
      </w:r>
      <w:commentRangeStart w:id="9"/>
      <w:r>
        <w:t>but the SCT tool does struggle with some views, functions and procedures.</w:t>
      </w:r>
      <w:commentRangeEnd w:id="9"/>
      <w:r w:rsidR="004752A0">
        <w:rPr>
          <w:rStyle w:val="CommentReference"/>
        </w:rPr>
        <w:commentReference w:id="9"/>
      </w:r>
      <w:r w:rsidR="00F55444">
        <w:t xml:space="preserve"> After converting the schema, the tool will be populated with the SQL code for the target engine and issues (if any).</w:t>
      </w:r>
    </w:p>
    <w:p w14:paraId="6B0050F4" w14:textId="77777777" w:rsidR="00F55444" w:rsidRDefault="00F55444" w:rsidP="00E57554">
      <w:r>
        <w:rPr>
          <w:noProof/>
        </w:rPr>
        <w:lastRenderedPageBreak/>
        <w:drawing>
          <wp:inline distT="0" distB="0" distL="0" distR="0" wp14:anchorId="7E88E61A" wp14:editId="64F082A2">
            <wp:extent cx="5943600" cy="2925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25445"/>
                    </a:xfrm>
                    <a:prstGeom prst="rect">
                      <a:avLst/>
                    </a:prstGeom>
                  </pic:spPr>
                </pic:pic>
              </a:graphicData>
            </a:graphic>
          </wp:inline>
        </w:drawing>
      </w:r>
    </w:p>
    <w:p w14:paraId="062E9E86" w14:textId="77777777" w:rsidR="00F55444" w:rsidRDefault="00F55444" w:rsidP="00E57554">
      <w:r>
        <w:t>The converted schemas can be applied to the database after right-clicking on the database object on the right-side of the window.</w:t>
      </w:r>
    </w:p>
    <w:p w14:paraId="45843426" w14:textId="77777777" w:rsidR="00F55444" w:rsidRDefault="00F55444" w:rsidP="00E57554">
      <w:r w:rsidRPr="00F55444">
        <w:rPr>
          <w:noProof/>
        </w:rPr>
        <w:drawing>
          <wp:anchor distT="0" distB="0" distL="114300" distR="114300" simplePos="0" relativeHeight="251659264" behindDoc="0" locked="0" layoutInCell="1" allowOverlap="1" wp14:anchorId="79D05F2F" wp14:editId="49E08236">
            <wp:simplePos x="0" y="0"/>
            <wp:positionH relativeFrom="column">
              <wp:posOffset>0</wp:posOffset>
            </wp:positionH>
            <wp:positionV relativeFrom="paragraph">
              <wp:posOffset>0</wp:posOffset>
            </wp:positionV>
            <wp:extent cx="3429479" cy="1638529"/>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29479" cy="1638529"/>
                    </a:xfrm>
                    <a:prstGeom prst="rect">
                      <a:avLst/>
                    </a:prstGeom>
                  </pic:spPr>
                </pic:pic>
              </a:graphicData>
            </a:graphic>
          </wp:anchor>
        </w:drawing>
      </w:r>
      <w:r w:rsidR="00443C79">
        <w:t>While a</w:t>
      </w:r>
      <w:r>
        <w:t xml:space="preserve">pplying the entire schema to the database </w:t>
      </w:r>
      <w:r w:rsidR="00443C79">
        <w:t xml:space="preserve">is the most straightforward approach, it </w:t>
      </w:r>
      <w:r>
        <w:t xml:space="preserve">may not be the best for SRMS. </w:t>
      </w:r>
      <w:commentRangeStart w:id="10"/>
      <w:r w:rsidR="00443C79">
        <w:t xml:space="preserve">Applying only the </w:t>
      </w:r>
      <w:r>
        <w:t xml:space="preserve">objects </w:t>
      </w:r>
      <w:r w:rsidR="00443C79">
        <w:t>used by SRMS might be a better approach</w:t>
      </w:r>
      <w:r>
        <w:t>.</w:t>
      </w:r>
      <w:commentRangeEnd w:id="10"/>
      <w:r w:rsidR="004752A0">
        <w:rPr>
          <w:rStyle w:val="CommentReference"/>
        </w:rPr>
        <w:commentReference w:id="10"/>
      </w:r>
    </w:p>
    <w:p w14:paraId="7BD17BDB" w14:textId="77777777" w:rsidR="00F646C4" w:rsidRDefault="00F646C4" w:rsidP="00E57554">
      <w:r>
        <w:t>Through the SCT, it is possible to extract the SQL code to recreate a table from the on premise DB on a PostgreSQL instance…</w:t>
      </w:r>
    </w:p>
    <w:p w14:paraId="2E896989" w14:textId="77777777" w:rsidR="00524203" w:rsidRDefault="00524203">
      <w:r>
        <w:br w:type="page"/>
      </w:r>
    </w:p>
    <w:p w14:paraId="68A272AD" w14:textId="77777777" w:rsidR="00524203" w:rsidRDefault="00524203" w:rsidP="00524203">
      <w:pPr>
        <w:pStyle w:val="Heading2"/>
      </w:pPr>
      <w:bookmarkStart w:id="11" w:name="_Toc100639979"/>
      <w:proofErr w:type="spellStart"/>
      <w:r>
        <w:lastRenderedPageBreak/>
        <w:t>DBeaver</w:t>
      </w:r>
      <w:proofErr w:type="spellEnd"/>
      <w:r>
        <w:t xml:space="preserve"> Import / Export Tool</w:t>
      </w:r>
      <w:bookmarkEnd w:id="11"/>
    </w:p>
    <w:p w14:paraId="3B1642BF" w14:textId="77777777" w:rsidR="00524203" w:rsidRDefault="00FC2750" w:rsidP="00524203">
      <w:commentRangeStart w:id="12"/>
      <w:r>
        <w:t xml:space="preserve">AWS SCT is intended to work in tandem with its Data Migration Service (or DMS), however it requires an internet gateway which is not allowed by the architecture which SRMS is transitioning to. A workaround is to use </w:t>
      </w:r>
      <w:proofErr w:type="spellStart"/>
      <w:r>
        <w:t>DBeaver</w:t>
      </w:r>
      <w:proofErr w:type="spellEnd"/>
      <w:r>
        <w:t xml:space="preserve">; the software is a </w:t>
      </w:r>
      <w:proofErr w:type="spellStart"/>
      <w:r>
        <w:t>db</w:t>
      </w:r>
      <w:proofErr w:type="spellEnd"/>
      <w:r>
        <w:t xml:space="preserve"> admin tool that allows for connections among different databases.</w:t>
      </w:r>
      <w:r w:rsidR="00333633">
        <w:t xml:space="preserve"> Right-clicking on any table or view allows for the Import Data or Export Data action.</w:t>
      </w:r>
      <w:commentRangeEnd w:id="12"/>
      <w:r w:rsidR="004752A0">
        <w:rPr>
          <w:rStyle w:val="CommentReference"/>
        </w:rPr>
        <w:commentReference w:id="12"/>
      </w:r>
    </w:p>
    <w:p w14:paraId="600B6271" w14:textId="77777777" w:rsidR="00333633" w:rsidRDefault="00333633" w:rsidP="00333633">
      <w:pPr>
        <w:jc w:val="center"/>
      </w:pPr>
      <w:r w:rsidRPr="00333633">
        <w:rPr>
          <w:noProof/>
        </w:rPr>
        <w:drawing>
          <wp:inline distT="0" distB="0" distL="0" distR="0" wp14:anchorId="44F04070" wp14:editId="4FE4D4F7">
            <wp:extent cx="3310923" cy="279400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10923" cy="2794000"/>
                    </a:xfrm>
                    <a:prstGeom prst="rect">
                      <a:avLst/>
                    </a:prstGeom>
                  </pic:spPr>
                </pic:pic>
              </a:graphicData>
            </a:graphic>
          </wp:inline>
        </w:drawing>
      </w:r>
    </w:p>
    <w:p w14:paraId="2FCC66B6" w14:textId="77777777" w:rsidR="00333633" w:rsidRDefault="00333633" w:rsidP="00333633">
      <w:r>
        <w:t>The export target that allows for data to be transferred from one database to another are CSV and SQL, with CSV being the fastest to export / import.</w:t>
      </w:r>
    </w:p>
    <w:p w14:paraId="4F8D2FE7" w14:textId="77777777" w:rsidR="00333633" w:rsidRDefault="00333633" w:rsidP="00333633">
      <w:pPr>
        <w:jc w:val="center"/>
      </w:pPr>
      <w:r w:rsidRPr="00333633">
        <w:rPr>
          <w:noProof/>
        </w:rPr>
        <w:drawing>
          <wp:inline distT="0" distB="0" distL="0" distR="0" wp14:anchorId="18CADE20" wp14:editId="39B835A9">
            <wp:extent cx="4351208" cy="332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4767" cy="3323767"/>
                    </a:xfrm>
                    <a:prstGeom prst="rect">
                      <a:avLst/>
                    </a:prstGeom>
                  </pic:spPr>
                </pic:pic>
              </a:graphicData>
            </a:graphic>
          </wp:inline>
        </w:drawing>
      </w:r>
    </w:p>
    <w:p w14:paraId="76739E4F" w14:textId="77777777" w:rsidR="00333633" w:rsidRDefault="00333633" w:rsidP="00333633"/>
    <w:p w14:paraId="4C8D4465" w14:textId="77777777" w:rsidR="00333633" w:rsidRDefault="00333633" w:rsidP="00333633">
      <w:r>
        <w:lastRenderedPageBreak/>
        <w:t xml:space="preserve">Various options can be configured for data export, but it’s worth noting that columns can be skipped. Some tables may contain </w:t>
      </w:r>
      <w:proofErr w:type="spellStart"/>
      <w:r>
        <w:t>autogenerated</w:t>
      </w:r>
      <w:proofErr w:type="spellEnd"/>
      <w:r>
        <w:t xml:space="preserve"> IDs that should be skipped, </w:t>
      </w:r>
      <w:commentRangeStart w:id="13"/>
      <w:r>
        <w:t>as they’ll be regenerated in whatever table they’re migrated to.</w:t>
      </w:r>
      <w:commentRangeEnd w:id="13"/>
      <w:r w:rsidR="00BF3A9A">
        <w:rPr>
          <w:rStyle w:val="CommentReference"/>
        </w:rPr>
        <w:commentReference w:id="13"/>
      </w:r>
    </w:p>
    <w:p w14:paraId="6285AEBB" w14:textId="77777777" w:rsidR="00333633" w:rsidRDefault="00333633" w:rsidP="00333633">
      <w:r w:rsidRPr="00333633">
        <w:rPr>
          <w:noProof/>
        </w:rPr>
        <w:drawing>
          <wp:inline distT="0" distB="0" distL="0" distR="0" wp14:anchorId="6AEF6B89" wp14:editId="7DFD4A1F">
            <wp:extent cx="5943600" cy="30968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96895"/>
                    </a:xfrm>
                    <a:prstGeom prst="rect">
                      <a:avLst/>
                    </a:prstGeom>
                  </pic:spPr>
                </pic:pic>
              </a:graphicData>
            </a:graphic>
          </wp:inline>
        </w:drawing>
      </w:r>
    </w:p>
    <w:p w14:paraId="3D8D262F" w14:textId="69B6A5A6" w:rsidR="00333633" w:rsidRDefault="00333633" w:rsidP="00333633">
      <w:r>
        <w:t xml:space="preserve">When importing data, </w:t>
      </w:r>
      <w:proofErr w:type="spellStart"/>
      <w:r>
        <w:t>DBeaver</w:t>
      </w:r>
      <w:proofErr w:type="spellEnd"/>
      <w:r>
        <w:t xml:space="preserve"> allows for only CSV or another table in the existing database as a source. If data was exported as a SQL script, it should be executed instead of using the import tool. After selecting the input CSV file, </w:t>
      </w:r>
      <w:r w:rsidR="005D49C0">
        <w:t xml:space="preserve">it’s possible to modify the mapping between the csv and table </w:t>
      </w:r>
      <w:del w:id="14" w:author="Hamscher, Walter" w:date="2022-04-15T14:13:00Z">
        <w:r w:rsidR="005D49C0" w:rsidDel="003C7085">
          <w:delText>coluimn</w:delText>
        </w:r>
      </w:del>
      <w:ins w:id="15" w:author="Hamscher, Walter" w:date="2022-04-15T14:13:00Z">
        <w:r w:rsidR="003C7085">
          <w:t>column</w:t>
        </w:r>
      </w:ins>
      <w:r w:rsidR="005D49C0">
        <w:t xml:space="preserve"> or to skip it. It may be worth previewing the data as well.</w:t>
      </w:r>
    </w:p>
    <w:p w14:paraId="6AFEA247" w14:textId="77777777" w:rsidR="00333633" w:rsidRDefault="00333633" w:rsidP="00333633">
      <w:pPr>
        <w:jc w:val="center"/>
      </w:pPr>
      <w:r w:rsidRPr="00333633">
        <w:rPr>
          <w:noProof/>
        </w:rPr>
        <w:drawing>
          <wp:inline distT="0" distB="0" distL="0" distR="0" wp14:anchorId="79118211" wp14:editId="2FB7BB4A">
            <wp:extent cx="4083050" cy="35129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0885" cy="3519647"/>
                    </a:xfrm>
                    <a:prstGeom prst="rect">
                      <a:avLst/>
                    </a:prstGeom>
                  </pic:spPr>
                </pic:pic>
              </a:graphicData>
            </a:graphic>
          </wp:inline>
        </w:drawing>
      </w:r>
    </w:p>
    <w:p w14:paraId="45A46964" w14:textId="77777777" w:rsidR="005D49C0" w:rsidRDefault="005D49C0" w:rsidP="005D49C0">
      <w:r>
        <w:lastRenderedPageBreak/>
        <w:t xml:space="preserve">The most important settings would be under data load as its options would </w:t>
      </w:r>
      <w:r w:rsidR="00453547">
        <w:t>affect performance</w:t>
      </w:r>
      <w:r>
        <w:t>. The default settings is sufficient for most loads, but may require modification on</w:t>
      </w:r>
      <w:r w:rsidR="00453547">
        <w:t xml:space="preserve"> larger</w:t>
      </w:r>
      <w:r>
        <w:t xml:space="preserve"> data sets.</w:t>
      </w:r>
    </w:p>
    <w:p w14:paraId="4F6BF4DF" w14:textId="77777777" w:rsidR="005D49C0" w:rsidRDefault="005D49C0" w:rsidP="005D49C0">
      <w:pPr>
        <w:jc w:val="center"/>
      </w:pPr>
      <w:r w:rsidRPr="005D49C0">
        <w:rPr>
          <w:noProof/>
        </w:rPr>
        <w:drawing>
          <wp:inline distT="0" distB="0" distL="0" distR="0" wp14:anchorId="3698DC20" wp14:editId="21419417">
            <wp:extent cx="5092700" cy="254961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8643" cy="2552590"/>
                    </a:xfrm>
                    <a:prstGeom prst="rect">
                      <a:avLst/>
                    </a:prstGeom>
                  </pic:spPr>
                </pic:pic>
              </a:graphicData>
            </a:graphic>
          </wp:inline>
        </w:drawing>
      </w:r>
    </w:p>
    <w:p w14:paraId="7B9DFD27" w14:textId="77777777" w:rsidR="005A4C32" w:rsidRDefault="005A4C32" w:rsidP="005D49C0">
      <w:pPr>
        <w:jc w:val="center"/>
      </w:pPr>
    </w:p>
    <w:p w14:paraId="7705C1D1" w14:textId="77777777" w:rsidR="00962EC4" w:rsidRDefault="00C86813" w:rsidP="00962EC4">
      <w:pPr>
        <w:pStyle w:val="Heading2"/>
      </w:pPr>
      <w:bookmarkStart w:id="16" w:name="_Toc100639980"/>
      <w:r>
        <w:t>Amazon</w:t>
      </w:r>
      <w:r w:rsidR="00962EC4">
        <w:t xml:space="preserve"> </w:t>
      </w:r>
      <w:r>
        <w:t>RDS and DB Snapshot</w:t>
      </w:r>
      <w:bookmarkEnd w:id="16"/>
    </w:p>
    <w:p w14:paraId="32E96A7C" w14:textId="77777777" w:rsidR="00962EC4" w:rsidRDefault="00C86813" w:rsidP="00962EC4">
      <w:r>
        <w:t>For SRMS’ data to be on the cloud, a new PostgreSQL instance has to be created on Amazon RDS.</w:t>
      </w:r>
    </w:p>
    <w:p w14:paraId="3FA6DEC1" w14:textId="77777777" w:rsidR="00C86813" w:rsidRDefault="00C86813" w:rsidP="00C86813">
      <w:r w:rsidRPr="00C86813">
        <w:rPr>
          <w:i/>
          <w:noProof/>
        </w:rPr>
        <w:drawing>
          <wp:anchor distT="0" distB="0" distL="114300" distR="114300" simplePos="0" relativeHeight="251660288" behindDoc="0" locked="0" layoutInCell="1" allowOverlap="1" wp14:anchorId="6BDAEF60" wp14:editId="491E187B">
            <wp:simplePos x="0" y="0"/>
            <wp:positionH relativeFrom="column">
              <wp:posOffset>0</wp:posOffset>
            </wp:positionH>
            <wp:positionV relativeFrom="paragraph">
              <wp:posOffset>-1905</wp:posOffset>
            </wp:positionV>
            <wp:extent cx="3429000" cy="3499705"/>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9000" cy="3499705"/>
                    </a:xfrm>
                    <a:prstGeom prst="rect">
                      <a:avLst/>
                    </a:prstGeom>
                  </pic:spPr>
                </pic:pic>
              </a:graphicData>
            </a:graphic>
            <wp14:sizeRelH relativeFrom="page">
              <wp14:pctWidth>0</wp14:pctWidth>
            </wp14:sizeRelH>
            <wp14:sizeRelV relativeFrom="page">
              <wp14:pctHeight>0</wp14:pctHeight>
            </wp14:sizeRelV>
          </wp:anchor>
        </w:drawing>
      </w:r>
      <w:r>
        <w:t>There are certain configurations to use when using the standard create method.</w:t>
      </w:r>
    </w:p>
    <w:p w14:paraId="7FBC656E" w14:textId="77777777" w:rsidR="00C86813" w:rsidRDefault="00C86813" w:rsidP="00C86813">
      <w:pPr>
        <w:pStyle w:val="ListParagraph"/>
        <w:ind w:left="1080"/>
      </w:pPr>
      <w:r>
        <w:t>A) Template should be set to Dev/Test</w:t>
      </w:r>
    </w:p>
    <w:p w14:paraId="798C2C90" w14:textId="77777777" w:rsidR="0009051E" w:rsidRDefault="0009051E" w:rsidP="00C86813">
      <w:pPr>
        <w:pStyle w:val="ListParagraph"/>
        <w:ind w:left="1080"/>
      </w:pPr>
      <w:r>
        <w:t>B) A master password should be provided</w:t>
      </w:r>
    </w:p>
    <w:p w14:paraId="1196770B" w14:textId="1EFDBE07" w:rsidR="0009051E" w:rsidRDefault="0009051E" w:rsidP="0009051E">
      <w:pPr>
        <w:pStyle w:val="ListParagraph"/>
        <w:ind w:left="1080"/>
      </w:pPr>
      <w:r>
        <w:t>C) DB instance class should be set to Bu</w:t>
      </w:r>
      <w:ins w:id="17" w:author="Hamscher, Walter" w:date="2022-04-15T14:14:00Z">
        <w:r w:rsidR="003C7085">
          <w:t>r</w:t>
        </w:r>
      </w:ins>
      <w:r>
        <w:t>stable classes, then under the associated dropdown, db.t3.micro should be selected</w:t>
      </w:r>
    </w:p>
    <w:p w14:paraId="546195AB" w14:textId="77777777" w:rsidR="00C86813" w:rsidRDefault="0009051E" w:rsidP="0009051E">
      <w:pPr>
        <w:pStyle w:val="ListParagraph"/>
        <w:ind w:left="1080"/>
      </w:pPr>
      <w:r>
        <w:t>D) Expand the Additional Configurations tab and disable enhanced monitoring</w:t>
      </w:r>
    </w:p>
    <w:p w14:paraId="3EB7B58F" w14:textId="77777777" w:rsidR="0009051E" w:rsidRDefault="0009051E" w:rsidP="0009051E">
      <w:pPr>
        <w:pStyle w:val="ListParagraph"/>
        <w:ind w:left="1080"/>
      </w:pPr>
    </w:p>
    <w:p w14:paraId="28BD1321" w14:textId="77777777" w:rsidR="0009051E" w:rsidRDefault="0009051E" w:rsidP="0009051E">
      <w:pPr>
        <w:pStyle w:val="ListParagraph"/>
        <w:ind w:left="1080"/>
      </w:pPr>
      <w:r>
        <w:t xml:space="preserve">These settings are intended to get a development RDS instance up. In the beginning, existing data can be migrated over to this instance. </w:t>
      </w:r>
    </w:p>
    <w:p w14:paraId="7893AD34" w14:textId="77777777" w:rsidR="0009051E" w:rsidRDefault="0009051E" w:rsidP="0009051E">
      <w:pPr>
        <w:pStyle w:val="ListParagraph"/>
        <w:ind w:left="1080"/>
      </w:pPr>
    </w:p>
    <w:p w14:paraId="5468AA63" w14:textId="77777777" w:rsidR="0009051E" w:rsidRDefault="0009051E" w:rsidP="0009051E">
      <w:pPr>
        <w:pStyle w:val="ListParagraph"/>
        <w:ind w:left="1080"/>
      </w:pPr>
      <w:r>
        <w:t>A snapshot can be created to capture the storage volume in its state and used to create a production ready instance.</w:t>
      </w:r>
    </w:p>
    <w:p w14:paraId="4E5D739A" w14:textId="77777777" w:rsidR="005A4C32" w:rsidRDefault="005A4C32" w:rsidP="0009051E"/>
    <w:p w14:paraId="7228BA67" w14:textId="77777777" w:rsidR="005A4C32" w:rsidRDefault="005A4C32">
      <w:r>
        <w:br w:type="page"/>
      </w:r>
    </w:p>
    <w:p w14:paraId="1F83EAFF" w14:textId="77777777" w:rsidR="0009051E" w:rsidRDefault="0009051E" w:rsidP="0009051E">
      <w:r>
        <w:lastRenderedPageBreak/>
        <w:t xml:space="preserve">On the Amazon RDS console, one of the action is to </w:t>
      </w:r>
      <w:proofErr w:type="gramStart"/>
      <w:r>
        <w:t>Take</w:t>
      </w:r>
      <w:proofErr w:type="gramEnd"/>
      <w:r>
        <w:t xml:space="preserve"> snapshot after an instance is selected.</w:t>
      </w:r>
    </w:p>
    <w:p w14:paraId="22DAE991" w14:textId="77777777" w:rsidR="0009051E" w:rsidRDefault="0009051E" w:rsidP="0009051E">
      <w:r w:rsidRPr="0009051E">
        <w:rPr>
          <w:noProof/>
        </w:rPr>
        <w:drawing>
          <wp:inline distT="0" distB="0" distL="0" distR="0" wp14:anchorId="229E0206" wp14:editId="22C063C4">
            <wp:extent cx="5943600" cy="1445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45895"/>
                    </a:xfrm>
                    <a:prstGeom prst="rect">
                      <a:avLst/>
                    </a:prstGeom>
                  </pic:spPr>
                </pic:pic>
              </a:graphicData>
            </a:graphic>
          </wp:inline>
        </w:drawing>
      </w:r>
    </w:p>
    <w:p w14:paraId="433F2A9B" w14:textId="77777777" w:rsidR="0009051E" w:rsidRDefault="0009051E" w:rsidP="0009051E">
      <w:r>
        <w:t>From there, the snapshot can be named and created. It’ll be available under the Snapshots page.</w:t>
      </w:r>
    </w:p>
    <w:p w14:paraId="6952485C" w14:textId="77777777" w:rsidR="0009051E" w:rsidRDefault="0009051E" w:rsidP="0009051E">
      <w:r w:rsidRPr="0009051E">
        <w:rPr>
          <w:noProof/>
        </w:rPr>
        <w:drawing>
          <wp:inline distT="0" distB="0" distL="0" distR="0" wp14:anchorId="49C029E6" wp14:editId="6C143245">
            <wp:extent cx="5943600" cy="1299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99845"/>
                    </a:xfrm>
                    <a:prstGeom prst="rect">
                      <a:avLst/>
                    </a:prstGeom>
                  </pic:spPr>
                </pic:pic>
              </a:graphicData>
            </a:graphic>
          </wp:inline>
        </w:drawing>
      </w:r>
    </w:p>
    <w:p w14:paraId="14AED947" w14:textId="77777777" w:rsidR="00AA1D0C" w:rsidRDefault="00A425DE" w:rsidP="0009051E">
      <w:r>
        <w:t xml:space="preserve">After the snapshot has finished its creation, </w:t>
      </w:r>
      <w:r w:rsidR="00AA1D0C">
        <w:t>restoring a snapshot becomes an option under Actions.</w:t>
      </w:r>
    </w:p>
    <w:p w14:paraId="12D222D5" w14:textId="77777777" w:rsidR="00A425DE" w:rsidRDefault="00AA1D0C" w:rsidP="0009051E">
      <w:r w:rsidRPr="00AA1D0C">
        <w:rPr>
          <w:noProof/>
        </w:rPr>
        <w:drawing>
          <wp:anchor distT="0" distB="0" distL="114300" distR="114300" simplePos="0" relativeHeight="251661312" behindDoc="0" locked="0" layoutInCell="1" allowOverlap="1" wp14:anchorId="5DD9797A" wp14:editId="7B161343">
            <wp:simplePos x="0" y="0"/>
            <wp:positionH relativeFrom="column">
              <wp:posOffset>0</wp:posOffset>
            </wp:positionH>
            <wp:positionV relativeFrom="paragraph">
              <wp:posOffset>635</wp:posOffset>
            </wp:positionV>
            <wp:extent cx="2944565" cy="2368550"/>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44565" cy="2368550"/>
                    </a:xfrm>
                    <a:prstGeom prst="rect">
                      <a:avLst/>
                    </a:prstGeom>
                  </pic:spPr>
                </pic:pic>
              </a:graphicData>
            </a:graphic>
          </wp:anchor>
        </w:drawing>
      </w:r>
      <w:r w:rsidR="00A425DE">
        <w:t xml:space="preserve"> </w:t>
      </w:r>
      <w:r>
        <w:t xml:space="preserve">It essentially </w:t>
      </w:r>
      <w:r w:rsidR="00A717F6">
        <w:t>creates a new DB instance</w:t>
      </w:r>
      <w:r>
        <w:t xml:space="preserve"> with the state captured by the snapshot. This is an opportunity to reconfigure settings to align with production settings</w:t>
      </w:r>
      <w:r w:rsidR="00A717F6">
        <w:t>, but can be tweaked again on the RDS console using the Modify button.</w:t>
      </w:r>
    </w:p>
    <w:p w14:paraId="228EF509" w14:textId="77777777" w:rsidR="00AA1D0C" w:rsidRDefault="00AA1D0C" w:rsidP="0009051E"/>
    <w:p w14:paraId="615B21D3" w14:textId="77777777" w:rsidR="006B5A62" w:rsidRDefault="006B5A62" w:rsidP="0009051E"/>
    <w:p w14:paraId="002D8767" w14:textId="77777777" w:rsidR="006B5A62" w:rsidRDefault="006B5A62" w:rsidP="0009051E"/>
    <w:p w14:paraId="6DB03589" w14:textId="77777777" w:rsidR="006B5A62" w:rsidRDefault="006B5A62" w:rsidP="0009051E"/>
    <w:p w14:paraId="1C02AEAD" w14:textId="77777777" w:rsidR="006B5A62" w:rsidRDefault="006B5A62" w:rsidP="0009051E"/>
    <w:p w14:paraId="2DF3E5E9" w14:textId="77777777" w:rsidR="006B5A62" w:rsidRDefault="006B5A62" w:rsidP="006B5A62">
      <w:pPr>
        <w:pStyle w:val="Heading2"/>
      </w:pPr>
      <w:r>
        <w:br w:type="page"/>
      </w:r>
      <w:bookmarkStart w:id="18" w:name="_Toc100639981"/>
      <w:r w:rsidR="00A04181">
        <w:lastRenderedPageBreak/>
        <w:t>AWS Glue</w:t>
      </w:r>
      <w:bookmarkEnd w:id="18"/>
    </w:p>
    <w:p w14:paraId="00C7E4EE" w14:textId="77777777" w:rsidR="00A04181" w:rsidRDefault="00A04181" w:rsidP="0009051E">
      <w:r>
        <w:t xml:space="preserve">A number of tables in SRMS are updated at certain intervals through ETL procedures using the Pentaho client, but </w:t>
      </w:r>
      <w:commentRangeStart w:id="19"/>
      <w:r>
        <w:t xml:space="preserve">it may be necessary to transition to AWS Glue. </w:t>
      </w:r>
      <w:commentRangeEnd w:id="19"/>
      <w:r w:rsidR="003C7085">
        <w:rPr>
          <w:rStyle w:val="CommentReference"/>
        </w:rPr>
        <w:commentReference w:id="19"/>
      </w:r>
      <w:r>
        <w:t xml:space="preserve">It holds a number of benefits that could be found in this </w:t>
      </w:r>
      <w:hyperlink r:id="rId26" w:history="1">
        <w:proofErr w:type="spellStart"/>
        <w:proofErr w:type="gramStart"/>
        <w:r w:rsidRPr="00A04181">
          <w:rPr>
            <w:rStyle w:val="Hyperlink"/>
          </w:rPr>
          <w:t>url</w:t>
        </w:r>
        <w:proofErr w:type="spellEnd"/>
        <w:proofErr w:type="gramEnd"/>
      </w:hyperlink>
      <w:r>
        <w:t>, the main advantage being that it’s integrated with many of Amazon’s available services. Since the ETL procedures will occur between a S3 bucket and PostgreSQL instance, some setup work is involved. The bucket will first need to be created to hold the data that will be extracted.</w:t>
      </w:r>
    </w:p>
    <w:p w14:paraId="0FA6244E" w14:textId="77777777" w:rsidR="00A04181" w:rsidRDefault="00A04181" w:rsidP="0009051E">
      <w:r w:rsidRPr="00A04181">
        <w:rPr>
          <w:noProof/>
        </w:rPr>
        <w:drawing>
          <wp:inline distT="0" distB="0" distL="0" distR="0" wp14:anchorId="18EDD84B" wp14:editId="778F7EE6">
            <wp:extent cx="3511550" cy="2144071"/>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6585" cy="2147145"/>
                    </a:xfrm>
                    <a:prstGeom prst="rect">
                      <a:avLst/>
                    </a:prstGeom>
                  </pic:spPr>
                </pic:pic>
              </a:graphicData>
            </a:graphic>
          </wp:inline>
        </w:drawing>
      </w:r>
    </w:p>
    <w:p w14:paraId="73CB6D65" w14:textId="77777777" w:rsidR="00A04181" w:rsidRDefault="00A04181" w:rsidP="0009051E">
      <w:r w:rsidRPr="00A04181">
        <w:rPr>
          <w:noProof/>
        </w:rPr>
        <w:drawing>
          <wp:inline distT="0" distB="0" distL="0" distR="0" wp14:anchorId="57042C99" wp14:editId="562FCAEA">
            <wp:extent cx="5943600" cy="1699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99260"/>
                    </a:xfrm>
                    <a:prstGeom prst="rect">
                      <a:avLst/>
                    </a:prstGeom>
                  </pic:spPr>
                </pic:pic>
              </a:graphicData>
            </a:graphic>
          </wp:inline>
        </w:drawing>
      </w:r>
    </w:p>
    <w:p w14:paraId="5E30B5B6" w14:textId="77777777" w:rsidR="00A04181" w:rsidRDefault="00A04181" w:rsidP="0009051E">
      <w:r>
        <w:t>Afterwards, the database instance has to be added as a connection under the AWS Glue console.</w:t>
      </w:r>
    </w:p>
    <w:p w14:paraId="0DB7ECA6" w14:textId="77777777" w:rsidR="00A04181" w:rsidRDefault="00A04181" w:rsidP="0009051E">
      <w:r w:rsidRPr="00A04181">
        <w:rPr>
          <w:noProof/>
        </w:rPr>
        <w:drawing>
          <wp:inline distT="0" distB="0" distL="0" distR="0" wp14:anchorId="02884AFA" wp14:editId="41B115BD">
            <wp:extent cx="5943600" cy="2115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15820"/>
                    </a:xfrm>
                    <a:prstGeom prst="rect">
                      <a:avLst/>
                    </a:prstGeom>
                  </pic:spPr>
                </pic:pic>
              </a:graphicData>
            </a:graphic>
          </wp:inline>
        </w:drawing>
      </w:r>
    </w:p>
    <w:p w14:paraId="63FE5480" w14:textId="77777777" w:rsidR="00231E64" w:rsidRDefault="00231E64" w:rsidP="0009051E"/>
    <w:p w14:paraId="2EFC952F" w14:textId="77777777" w:rsidR="005A4C32" w:rsidRDefault="005A4C32">
      <w:r>
        <w:br w:type="page"/>
      </w:r>
    </w:p>
    <w:p w14:paraId="2AF3E805" w14:textId="77777777" w:rsidR="00231E64" w:rsidRDefault="00231E64" w:rsidP="0009051E">
      <w:r>
        <w:lastRenderedPageBreak/>
        <w:t>Once the connection is created, it’ll be available for testing.</w:t>
      </w:r>
    </w:p>
    <w:p w14:paraId="6A18C747" w14:textId="671909E6" w:rsidR="00231E64" w:rsidRDefault="00231E64" w:rsidP="00D07E58">
      <w:pPr>
        <w:jc w:val="center"/>
        <w:rPr>
          <w:ins w:id="20" w:author="He, Henry (Contractor)" w:date="2022-04-25T09:16:00Z"/>
        </w:rPr>
      </w:pPr>
      <w:r w:rsidRPr="00231E64">
        <w:rPr>
          <w:noProof/>
        </w:rPr>
        <w:drawing>
          <wp:inline distT="0" distB="0" distL="0" distR="0" wp14:anchorId="419BC0FD" wp14:editId="0F4785C7">
            <wp:extent cx="5175250" cy="1895933"/>
            <wp:effectExtent l="0" t="0" r="635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6865" cy="1900188"/>
                    </a:xfrm>
                    <a:prstGeom prst="rect">
                      <a:avLst/>
                    </a:prstGeom>
                  </pic:spPr>
                </pic:pic>
              </a:graphicData>
            </a:graphic>
          </wp:inline>
        </w:drawing>
      </w:r>
    </w:p>
    <w:p w14:paraId="469DA4B4" w14:textId="7FE740F4" w:rsidR="00D5278F" w:rsidRDefault="00D5278F" w:rsidP="00D5278F">
      <w:pPr>
        <w:rPr>
          <w:ins w:id="21" w:author="He, Henry (Contractor)" w:date="2022-04-25T09:16:00Z"/>
        </w:rPr>
        <w:pPrChange w:id="22" w:author="He, Henry (Contractor)" w:date="2022-04-25T09:16:00Z">
          <w:pPr>
            <w:jc w:val="center"/>
          </w:pPr>
        </w:pPrChange>
      </w:pPr>
      <w:ins w:id="23" w:author="He, Henry (Contractor)" w:date="2022-04-25T09:17:00Z">
        <w:r>
          <w:t xml:space="preserve">For CSV files, it’s worth creating a classifier to define the schema of our data and ensure that the data parsing is more consistent. In screenshot below, it is called </w:t>
        </w:r>
      </w:ins>
      <w:ins w:id="24" w:author="He, Henry (Contractor)" w:date="2022-04-25T09:18:00Z">
        <w:r>
          <w:t>CSV-Classifier.</w:t>
        </w:r>
      </w:ins>
    </w:p>
    <w:p w14:paraId="656A65CA" w14:textId="1D0FE6CA" w:rsidR="00D5278F" w:rsidRDefault="00D5278F" w:rsidP="00D5278F">
      <w:pPr>
        <w:rPr>
          <w:ins w:id="25" w:author="He, Henry (Contractor)" w:date="2022-04-25T09:18:00Z"/>
        </w:rPr>
        <w:pPrChange w:id="26" w:author="He, Henry (Contractor)" w:date="2022-04-25T09:16:00Z">
          <w:pPr>
            <w:jc w:val="center"/>
          </w:pPr>
        </w:pPrChange>
      </w:pPr>
      <w:ins w:id="27" w:author="He, Henry (Contractor)" w:date="2022-04-25T09:16:00Z">
        <w:r>
          <w:rPr>
            <w:noProof/>
          </w:rPr>
          <w:drawing>
            <wp:inline distT="0" distB="0" distL="0" distR="0" wp14:anchorId="6A0649DB" wp14:editId="02EEF715">
              <wp:extent cx="5943600" cy="10198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19810"/>
                      </a:xfrm>
                      <a:prstGeom prst="rect">
                        <a:avLst/>
                      </a:prstGeom>
                    </pic:spPr>
                  </pic:pic>
                </a:graphicData>
              </a:graphic>
            </wp:inline>
          </w:drawing>
        </w:r>
      </w:ins>
    </w:p>
    <w:p w14:paraId="7EF5A923" w14:textId="0D0A6A9A" w:rsidR="00D5278F" w:rsidRDefault="00D5278F" w:rsidP="00D5278F">
      <w:pPr>
        <w:rPr>
          <w:ins w:id="28" w:author="He, Henry (Contractor)" w:date="2022-04-25T09:19:00Z"/>
        </w:rPr>
        <w:pPrChange w:id="29" w:author="He, Henry (Contractor)" w:date="2022-04-25T09:16:00Z">
          <w:pPr>
            <w:jc w:val="center"/>
          </w:pPr>
        </w:pPrChange>
      </w:pPr>
      <w:ins w:id="30" w:author="He, Henry (Contractor)" w:date="2022-04-25T09:18:00Z">
        <w:r>
          <w:t>M</w:t>
        </w:r>
      </w:ins>
      <w:ins w:id="31" w:author="He, Henry (Contractor)" w:date="2022-04-25T09:19:00Z">
        <w:r>
          <w:t>ost of the settings can be left alone, but it’s important to set the classifier type.</w:t>
        </w:r>
      </w:ins>
    </w:p>
    <w:p w14:paraId="56231D56" w14:textId="35EC687A" w:rsidR="00D5278F" w:rsidDel="00D5278F" w:rsidRDefault="00D5278F" w:rsidP="00D07E58">
      <w:pPr>
        <w:rPr>
          <w:del w:id="32" w:author="He, Henry (Contractor)" w:date="2022-04-25T09:21:00Z"/>
        </w:rPr>
      </w:pPr>
    </w:p>
    <w:p w14:paraId="4970F240" w14:textId="77777777" w:rsidR="00D5278F" w:rsidRDefault="00D5278F" w:rsidP="00D5278F">
      <w:pPr>
        <w:rPr>
          <w:ins w:id="33" w:author="He, Henry (Contractor)" w:date="2022-04-25T09:21:00Z"/>
        </w:rPr>
        <w:pPrChange w:id="34" w:author="He, Henry (Contractor)" w:date="2022-04-25T09:16:00Z">
          <w:pPr>
            <w:jc w:val="center"/>
          </w:pPr>
        </w:pPrChange>
      </w:pPr>
    </w:p>
    <w:p w14:paraId="53A1E93A" w14:textId="77777777" w:rsidR="005A4C32" w:rsidDel="00D5278F" w:rsidRDefault="005A4C32" w:rsidP="00D07E58">
      <w:pPr>
        <w:jc w:val="center"/>
        <w:rPr>
          <w:del w:id="35" w:author="He, Henry (Contractor)" w:date="2022-04-25T09:21:00Z"/>
        </w:rPr>
      </w:pPr>
    </w:p>
    <w:p w14:paraId="057D2845" w14:textId="63A85841" w:rsidR="00887BFC" w:rsidRDefault="00D07E58" w:rsidP="00D07E58">
      <w:pPr>
        <w:rPr>
          <w:ins w:id="36" w:author="He, Henry (Contractor)" w:date="2022-04-25T09:21:00Z"/>
        </w:rPr>
      </w:pPr>
      <w:r>
        <w:rPr>
          <w:noProof/>
        </w:rPr>
        <w:drawing>
          <wp:anchor distT="0" distB="0" distL="114300" distR="114300" simplePos="0" relativeHeight="251662336" behindDoc="1" locked="0" layoutInCell="1" allowOverlap="1" wp14:anchorId="45E3CAEE" wp14:editId="4EECE9AC">
            <wp:simplePos x="0" y="0"/>
            <wp:positionH relativeFrom="margin">
              <wp:posOffset>120650</wp:posOffset>
            </wp:positionH>
            <wp:positionV relativeFrom="paragraph">
              <wp:posOffset>5715</wp:posOffset>
            </wp:positionV>
            <wp:extent cx="2025650" cy="1008048"/>
            <wp:effectExtent l="0" t="0" r="0" b="1905"/>
            <wp:wrapTight wrapText="bothSides">
              <wp:wrapPolygon edited="0">
                <wp:start x="0" y="0"/>
                <wp:lineTo x="0" y="21233"/>
                <wp:lineTo x="21329" y="21233"/>
                <wp:lineTo x="2132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25650" cy="1008048"/>
                    </a:xfrm>
                    <a:prstGeom prst="rect">
                      <a:avLst/>
                    </a:prstGeom>
                  </pic:spPr>
                </pic:pic>
              </a:graphicData>
            </a:graphic>
          </wp:anchor>
        </w:drawing>
      </w:r>
      <w:r w:rsidR="00887BFC">
        <w:t>It’s necessary to create a crawler that is connected to our data store (PostgreSQL instance in this case) as it will create the schema for the data and then create the metadata tables for AWS Glue Studio. Select Crawlers on the left-hand si</w:t>
      </w:r>
      <w:r>
        <w:t>de and then select Add Crawler.</w:t>
      </w:r>
      <w:r>
        <w:br/>
      </w:r>
    </w:p>
    <w:p w14:paraId="4C4EAC4D" w14:textId="77777777" w:rsidR="00D5278F" w:rsidRDefault="00D5278F" w:rsidP="00D07E58">
      <w:pPr>
        <w:rPr>
          <w:ins w:id="37" w:author="He, Henry (Contractor)" w:date="2022-04-25T09:19:00Z"/>
        </w:rPr>
      </w:pPr>
    </w:p>
    <w:p w14:paraId="71971F64" w14:textId="77777777" w:rsidR="00D5278F" w:rsidDel="00D5278F" w:rsidRDefault="00D5278F" w:rsidP="00D07E58">
      <w:pPr>
        <w:rPr>
          <w:del w:id="38" w:author="He, Henry (Contractor)" w:date="2022-04-25T09:21:00Z"/>
        </w:rPr>
      </w:pPr>
    </w:p>
    <w:p w14:paraId="2D7E9C82" w14:textId="77777777" w:rsidR="00887BFC" w:rsidRDefault="00887BFC" w:rsidP="00887BFC">
      <w:r>
        <w:t>No options need to be changed until the Add Data Store section is reached. The data store should be set to JDBC, with the connection set to what was previously created. The path determines what tables the crawler will go through and the Exclude Patterns tab allows for certain tables to be ignored.</w:t>
      </w:r>
    </w:p>
    <w:p w14:paraId="6D46FEF7" w14:textId="4D9C4646" w:rsidR="00887BFC" w:rsidRDefault="00887BFC" w:rsidP="00887BFC">
      <w:pPr>
        <w:jc w:val="center"/>
        <w:rPr>
          <w:ins w:id="39" w:author="He, Henry (Contractor)" w:date="2022-04-25T09:19:00Z"/>
        </w:rPr>
      </w:pPr>
      <w:r>
        <w:rPr>
          <w:noProof/>
        </w:rPr>
        <w:drawing>
          <wp:inline distT="0" distB="0" distL="0" distR="0" wp14:anchorId="71CD43D2" wp14:editId="6AAFD569">
            <wp:extent cx="4375150" cy="1613104"/>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1864" cy="1630327"/>
                    </a:xfrm>
                    <a:prstGeom prst="rect">
                      <a:avLst/>
                    </a:prstGeom>
                  </pic:spPr>
                </pic:pic>
              </a:graphicData>
            </a:graphic>
          </wp:inline>
        </w:drawing>
      </w:r>
    </w:p>
    <w:p w14:paraId="7F40CA83" w14:textId="562946EE" w:rsidR="00D5278F" w:rsidRDefault="00D5278F" w:rsidP="00887BFC">
      <w:pPr>
        <w:jc w:val="center"/>
        <w:rPr>
          <w:ins w:id="40" w:author="He, Henry (Contractor)" w:date="2022-04-25T09:22:00Z"/>
        </w:rPr>
      </w:pPr>
    </w:p>
    <w:p w14:paraId="089308EF" w14:textId="028ACB7D" w:rsidR="00D5278F" w:rsidDel="00D5278F" w:rsidRDefault="00D5278F" w:rsidP="0009051E">
      <w:pPr>
        <w:rPr>
          <w:del w:id="41" w:author="He, Henry (Contractor)" w:date="2022-04-25T09:23:00Z"/>
        </w:rPr>
      </w:pPr>
    </w:p>
    <w:p w14:paraId="21AD2F50" w14:textId="77777777" w:rsidR="00D5278F" w:rsidRDefault="00D5278F" w:rsidP="00887BFC">
      <w:pPr>
        <w:jc w:val="center"/>
        <w:rPr>
          <w:ins w:id="42" w:author="He, Henry (Contractor)" w:date="2022-04-25T09:23:00Z"/>
        </w:rPr>
      </w:pPr>
    </w:p>
    <w:p w14:paraId="57B03E78" w14:textId="77777777" w:rsidR="00D07E58" w:rsidRDefault="00D07E58" w:rsidP="0009051E">
      <w:r>
        <w:lastRenderedPageBreak/>
        <w:t xml:space="preserve">Another crawler has to be created, but this time with a data store that is </w:t>
      </w:r>
      <w:proofErr w:type="gramStart"/>
      <w:r>
        <w:t>a</w:t>
      </w:r>
      <w:proofErr w:type="gramEnd"/>
      <w:r>
        <w:t xml:space="preserve"> s3 bucket. The path should be pointing to the input file.</w:t>
      </w:r>
    </w:p>
    <w:p w14:paraId="1F595B6F" w14:textId="2EDFF108" w:rsidR="00D07E58" w:rsidRDefault="00D07E58" w:rsidP="00D5278F">
      <w:pPr>
        <w:pPrChange w:id="43" w:author="He, Henry (Contractor)" w:date="2022-04-25T09:23:00Z">
          <w:pPr>
            <w:jc w:val="center"/>
          </w:pPr>
        </w:pPrChange>
      </w:pPr>
      <w:del w:id="44" w:author="He, Henry (Contractor)" w:date="2022-04-25T09:23:00Z">
        <w:r w:rsidDel="00D5278F">
          <w:rPr>
            <w:noProof/>
          </w:rPr>
          <w:drawing>
            <wp:inline distT="0" distB="0" distL="0" distR="0" wp14:anchorId="769AFC60" wp14:editId="6D9B8F4F">
              <wp:extent cx="4546600" cy="151019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9177" cy="1511046"/>
                      </a:xfrm>
                      <a:prstGeom prst="rect">
                        <a:avLst/>
                      </a:prstGeom>
                    </pic:spPr>
                  </pic:pic>
                </a:graphicData>
              </a:graphic>
            </wp:inline>
          </w:drawing>
        </w:r>
      </w:del>
      <w:ins w:id="45" w:author="He, Henry (Contractor)" w:date="2022-04-25T09:23:00Z">
        <w:r w:rsidR="00D5278F">
          <w:rPr>
            <w:noProof/>
          </w:rPr>
          <w:drawing>
            <wp:inline distT="0" distB="0" distL="0" distR="0" wp14:anchorId="602E9C4B" wp14:editId="46FB270C">
              <wp:extent cx="5943600" cy="18649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64995"/>
                      </a:xfrm>
                      <a:prstGeom prst="rect">
                        <a:avLst/>
                      </a:prstGeom>
                    </pic:spPr>
                  </pic:pic>
                </a:graphicData>
              </a:graphic>
            </wp:inline>
          </w:drawing>
        </w:r>
      </w:ins>
    </w:p>
    <w:p w14:paraId="400F5565" w14:textId="77777777" w:rsidR="00D5278F" w:rsidRDefault="00D5278F" w:rsidP="00D07E58">
      <w:pPr>
        <w:rPr>
          <w:ins w:id="46" w:author="He, Henry (Contractor)" w:date="2022-04-25T09:19:00Z"/>
        </w:rPr>
      </w:pPr>
    </w:p>
    <w:p w14:paraId="421582FF" w14:textId="3B212B66" w:rsidR="005A4C32" w:rsidDel="00D5278F" w:rsidRDefault="005A4C32">
      <w:pPr>
        <w:rPr>
          <w:del w:id="47" w:author="He, Henry (Contractor)" w:date="2022-04-25T09:19:00Z"/>
        </w:rPr>
      </w:pPr>
      <w:del w:id="48" w:author="He, Henry (Contractor)" w:date="2022-04-25T09:19:00Z">
        <w:r w:rsidDel="00D5278F">
          <w:br w:type="page"/>
        </w:r>
      </w:del>
    </w:p>
    <w:p w14:paraId="4E4F4A07" w14:textId="77777777" w:rsidR="00887BFC" w:rsidRDefault="00887BFC" w:rsidP="00D07E58">
      <w:r>
        <w:t>With the setup work complete</w:t>
      </w:r>
      <w:r w:rsidR="00D07E58">
        <w:t xml:space="preserve">, run both crawlers so the tables become available under node properties </w:t>
      </w:r>
      <w:proofErr w:type="gramStart"/>
      <w:r w:rsidR="00D07E58">
        <w:t xml:space="preserve">in </w:t>
      </w:r>
      <w:r>
        <w:t xml:space="preserve"> AWS</w:t>
      </w:r>
      <w:proofErr w:type="gramEnd"/>
      <w:r>
        <w:t xml:space="preserve"> Glue Studio</w:t>
      </w:r>
      <w:r w:rsidR="00D07E58">
        <w:t xml:space="preserve">. The </w:t>
      </w:r>
      <w:r>
        <w:t xml:space="preserve">source will be a S3 bucket, usually containing </w:t>
      </w:r>
      <w:proofErr w:type="spellStart"/>
      <w:r>
        <w:t>json</w:t>
      </w:r>
      <w:proofErr w:type="spellEnd"/>
      <w:r>
        <w:t xml:space="preserve"> or csv files to extract.</w:t>
      </w:r>
    </w:p>
    <w:p w14:paraId="52D7BCC4" w14:textId="4378E90A" w:rsidR="001129A0" w:rsidRDefault="00D07E58" w:rsidP="0009051E">
      <w:pPr>
        <w:rPr>
          <w:ins w:id="49" w:author="He, Henry (Contractor)" w:date="2022-04-25T09:24:00Z"/>
        </w:rPr>
      </w:pPr>
      <w:r>
        <w:rPr>
          <w:noProof/>
        </w:rPr>
        <w:drawing>
          <wp:inline distT="0" distB="0" distL="0" distR="0" wp14:anchorId="13AA4D04" wp14:editId="07593CDE">
            <wp:extent cx="5943600" cy="33966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96615"/>
                    </a:xfrm>
                    <a:prstGeom prst="rect">
                      <a:avLst/>
                    </a:prstGeom>
                  </pic:spPr>
                </pic:pic>
              </a:graphicData>
            </a:graphic>
          </wp:inline>
        </w:drawing>
      </w:r>
    </w:p>
    <w:p w14:paraId="10910478" w14:textId="26652F49" w:rsidR="00D5278F" w:rsidRDefault="00D5278F">
      <w:pPr>
        <w:rPr>
          <w:ins w:id="50" w:author="He, Henry (Contractor)" w:date="2022-04-25T09:24:00Z"/>
        </w:rPr>
      </w:pPr>
      <w:ins w:id="51" w:author="He, Henry (Contractor)" w:date="2022-04-25T09:24:00Z">
        <w:r>
          <w:br w:type="page"/>
        </w:r>
      </w:ins>
    </w:p>
    <w:p w14:paraId="12D3C622" w14:textId="77777777" w:rsidR="00D5278F" w:rsidRDefault="00D5278F" w:rsidP="0009051E"/>
    <w:p w14:paraId="39719D52" w14:textId="77777777" w:rsidR="001129A0" w:rsidRDefault="001129A0" w:rsidP="0009051E">
      <w:r>
        <w:t>Meanwhile the target should be the PostgreSQL instance</w:t>
      </w:r>
      <w:r w:rsidR="00D07E58">
        <w:t>.</w:t>
      </w:r>
    </w:p>
    <w:p w14:paraId="56AD1EC4" w14:textId="6C04AE48" w:rsidR="001129A0" w:rsidRDefault="001129A0" w:rsidP="0009051E">
      <w:r>
        <w:rPr>
          <w:noProof/>
        </w:rPr>
        <w:drawing>
          <wp:inline distT="0" distB="0" distL="0" distR="0" wp14:anchorId="0580BCC9" wp14:editId="3D4D2363">
            <wp:extent cx="5943600" cy="31381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38170"/>
                    </a:xfrm>
                    <a:prstGeom prst="rect">
                      <a:avLst/>
                    </a:prstGeom>
                  </pic:spPr>
                </pic:pic>
              </a:graphicData>
            </a:graphic>
          </wp:inline>
        </w:drawing>
      </w:r>
    </w:p>
    <w:p w14:paraId="4A822616" w14:textId="77777777" w:rsidR="00353BED" w:rsidRDefault="00353BED" w:rsidP="0009051E"/>
    <w:p w14:paraId="7DFBEE82" w14:textId="77777777" w:rsidR="005A3DB6" w:rsidRDefault="005A3DB6" w:rsidP="005A3DB6"/>
    <w:p w14:paraId="44F9ED3C" w14:textId="77777777" w:rsidR="005A4C32" w:rsidRDefault="005A4C32">
      <w:bookmarkStart w:id="52" w:name="_Toc100639982"/>
      <w:r>
        <w:br w:type="page"/>
      </w:r>
    </w:p>
    <w:p w14:paraId="430EE1F3" w14:textId="77777777" w:rsidR="00F34F38" w:rsidRDefault="00F34F38" w:rsidP="005A3DB6">
      <w:pPr>
        <w:pStyle w:val="Heading1"/>
      </w:pPr>
      <w:r>
        <w:lastRenderedPageBreak/>
        <w:t>Planning</w:t>
      </w:r>
      <w:bookmarkEnd w:id="52"/>
    </w:p>
    <w:p w14:paraId="2CFF083C" w14:textId="77777777" w:rsidR="00F34F38" w:rsidRDefault="00F34F38" w:rsidP="00F34F38">
      <w:r>
        <w:t>With all the tools introduced and available for use, the cloud migration can proceed as such:</w:t>
      </w:r>
    </w:p>
    <w:p w14:paraId="4EEBC149" w14:textId="77777777" w:rsidR="00F34F38" w:rsidRDefault="00F34F38" w:rsidP="00F34F38">
      <w:pPr>
        <w:pStyle w:val="ListParagraph"/>
        <w:numPr>
          <w:ilvl w:val="0"/>
          <w:numId w:val="5"/>
        </w:numPr>
      </w:pPr>
      <w:r>
        <w:t>Begin by converting the schemas from the on premise MSSQL server to the PostgreSQL instance on Amazon RDS</w:t>
      </w:r>
    </w:p>
    <w:p w14:paraId="4562DF0B" w14:textId="77777777" w:rsidR="00F34F38" w:rsidRDefault="00F34F38" w:rsidP="00F34F38">
      <w:pPr>
        <w:pStyle w:val="ListParagraph"/>
        <w:numPr>
          <w:ilvl w:val="0"/>
          <w:numId w:val="5"/>
        </w:numPr>
      </w:pPr>
      <w:r>
        <w:t xml:space="preserve">Migrate the data to the converted schemas using </w:t>
      </w:r>
      <w:proofErr w:type="spellStart"/>
      <w:r>
        <w:t>DBeaver’s</w:t>
      </w:r>
      <w:proofErr w:type="spellEnd"/>
      <w:r>
        <w:t xml:space="preserve"> import / export tool, transferring the existing data into CSV file or SQL scripts if necessary</w:t>
      </w:r>
    </w:p>
    <w:p w14:paraId="7D137472" w14:textId="77777777" w:rsidR="00F34F38" w:rsidRDefault="00F34F38" w:rsidP="00F34F38">
      <w:pPr>
        <w:pStyle w:val="ListParagraph"/>
        <w:numPr>
          <w:ilvl w:val="0"/>
          <w:numId w:val="5"/>
        </w:numPr>
      </w:pPr>
      <w:r>
        <w:t>Create a new instance using Amazon snapshot, and reconfigure its options to conform to production standards</w:t>
      </w:r>
    </w:p>
    <w:p w14:paraId="6E67363E" w14:textId="77777777" w:rsidR="00F34F38" w:rsidRDefault="00F34F38" w:rsidP="00F34F38">
      <w:pPr>
        <w:pStyle w:val="ListParagraph"/>
        <w:numPr>
          <w:ilvl w:val="0"/>
          <w:numId w:val="5"/>
        </w:numPr>
      </w:pPr>
      <w:r>
        <w:t xml:space="preserve">For tables that need to have their </w:t>
      </w:r>
      <w:r w:rsidR="007E0B31">
        <w:t>data updated at a scheduled interval, AWS Glue can be used to run ETL procedures</w:t>
      </w:r>
    </w:p>
    <w:p w14:paraId="0898DA0B" w14:textId="77777777" w:rsidR="007E0B31" w:rsidRDefault="007E0B31" w:rsidP="007E0B31">
      <w:r>
        <w:t>There are a couple things to note during the migration process:</w:t>
      </w:r>
    </w:p>
    <w:p w14:paraId="6AF192AA" w14:textId="77777777" w:rsidR="007E0B31" w:rsidRDefault="007E0B31" w:rsidP="007E0B31">
      <w:pPr>
        <w:pStyle w:val="ListParagraph"/>
        <w:numPr>
          <w:ilvl w:val="0"/>
          <w:numId w:val="6"/>
        </w:numPr>
      </w:pPr>
      <w:commentRangeStart w:id="53"/>
      <w:r>
        <w:t xml:space="preserve">SRMS is reliant on market data supplied by the yahoo finance API, which is updated through a </w:t>
      </w:r>
      <w:proofErr w:type="spellStart"/>
      <w:r>
        <w:t>cron</w:t>
      </w:r>
      <w:proofErr w:type="spellEnd"/>
      <w:r>
        <w:t xml:space="preserve"> job from the </w:t>
      </w:r>
      <w:proofErr w:type="spellStart"/>
      <w:r>
        <w:t>idap-adm</w:t>
      </w:r>
      <w:proofErr w:type="spellEnd"/>
      <w:r>
        <w:t xml:space="preserve"> app. It may be necessary to have SRMS pull the market data from the on premise database, even after it is running on the cloud.</w:t>
      </w:r>
      <w:commentRangeEnd w:id="53"/>
      <w:r w:rsidR="003C7085">
        <w:rPr>
          <w:rStyle w:val="CommentReference"/>
        </w:rPr>
        <w:commentReference w:id="53"/>
      </w:r>
    </w:p>
    <w:p w14:paraId="50946637" w14:textId="77777777" w:rsidR="007E0B31" w:rsidRDefault="007E0B31" w:rsidP="007E0B31">
      <w:pPr>
        <w:pStyle w:val="ListParagraph"/>
        <w:numPr>
          <w:ilvl w:val="0"/>
          <w:numId w:val="6"/>
        </w:numPr>
      </w:pPr>
      <w:r>
        <w:t>It isn’t strictly necessary to use AWS Glue for ETL procedures as the current jobs are being handled by a Pentaho client, which can be easily modified to load data to the PostgreSQL instance instead of the on premise database. Still, transitioning to AWS Glue is better in the long term if its permission issues are resolved.</w:t>
      </w:r>
    </w:p>
    <w:p w14:paraId="68221987" w14:textId="77777777" w:rsidR="00D84300" w:rsidRDefault="005A3DB6" w:rsidP="005A3DB6">
      <w:pPr>
        <w:pStyle w:val="Heading1"/>
      </w:pPr>
      <w:bookmarkStart w:id="54" w:name="_Toc100639983"/>
      <w:r>
        <w:t>Database Objects to Migrate:</w:t>
      </w:r>
      <w:bookmarkEnd w:id="54"/>
    </w:p>
    <w:p w14:paraId="7F3A502B" w14:textId="77777777" w:rsidR="005A3DB6" w:rsidRPr="005A3DB6" w:rsidRDefault="005A3DB6" w:rsidP="005A3DB6">
      <w:pPr>
        <w:rPr>
          <w:rFonts w:ascii="Consolas" w:hAnsi="Consolas"/>
          <w:sz w:val="16"/>
          <w:szCs w:val="16"/>
        </w:rPr>
      </w:pPr>
      <w:r w:rsidRPr="005A3DB6">
        <w:rPr>
          <w:rFonts w:ascii="Consolas" w:hAnsi="Consolas"/>
          <w:sz w:val="16"/>
          <w:szCs w:val="16"/>
        </w:rPr>
        <w:t>em0.saveTicker</w:t>
      </w:r>
    </w:p>
    <w:p w14:paraId="7B2272AF" w14:textId="77777777" w:rsidR="005A3DB6" w:rsidRPr="005A3DB6" w:rsidRDefault="005A3DB6" w:rsidP="005A3DB6">
      <w:pPr>
        <w:rPr>
          <w:rFonts w:ascii="Consolas" w:hAnsi="Consolas"/>
          <w:sz w:val="16"/>
          <w:szCs w:val="16"/>
        </w:rPr>
      </w:pPr>
      <w:r w:rsidRPr="005A3DB6">
        <w:rPr>
          <w:rFonts w:ascii="Consolas" w:hAnsi="Consolas"/>
          <w:sz w:val="16"/>
          <w:szCs w:val="16"/>
        </w:rPr>
        <w:t>em0.updateFpiCountry</w:t>
      </w:r>
    </w:p>
    <w:p w14:paraId="7396A785" w14:textId="77777777" w:rsidR="005A3DB6" w:rsidRPr="005A3DB6" w:rsidRDefault="005A3DB6" w:rsidP="005A3DB6">
      <w:pPr>
        <w:rPr>
          <w:rFonts w:ascii="Consolas" w:hAnsi="Consolas"/>
          <w:sz w:val="16"/>
          <w:szCs w:val="16"/>
        </w:rPr>
      </w:pPr>
      <w:r w:rsidRPr="005A3DB6">
        <w:rPr>
          <w:rFonts w:ascii="Consolas" w:hAnsi="Consolas"/>
          <w:sz w:val="16"/>
          <w:szCs w:val="16"/>
        </w:rPr>
        <w:t>em0.updatePEO</w:t>
      </w:r>
    </w:p>
    <w:p w14:paraId="75A59492" w14:textId="77777777" w:rsidR="005A3DB6" w:rsidRPr="005A3DB6" w:rsidRDefault="005A3DB6" w:rsidP="005A3DB6">
      <w:pPr>
        <w:rPr>
          <w:rFonts w:ascii="Consolas" w:hAnsi="Consolas"/>
          <w:sz w:val="16"/>
          <w:szCs w:val="16"/>
        </w:rPr>
      </w:pPr>
      <w:r w:rsidRPr="005A3DB6">
        <w:rPr>
          <w:rFonts w:ascii="Consolas" w:hAnsi="Consolas"/>
          <w:sz w:val="16"/>
          <w:szCs w:val="16"/>
        </w:rPr>
        <w:t>em0.updateFPI</w:t>
      </w:r>
    </w:p>
    <w:p w14:paraId="6C419D99" w14:textId="77777777" w:rsidR="005A3DB6" w:rsidRPr="005A3DB6" w:rsidRDefault="005A3DB6" w:rsidP="005A3DB6">
      <w:pPr>
        <w:rPr>
          <w:rFonts w:ascii="Consolas" w:hAnsi="Consolas"/>
          <w:sz w:val="16"/>
          <w:szCs w:val="16"/>
        </w:rPr>
      </w:pPr>
      <w:r w:rsidRPr="005A3DB6">
        <w:rPr>
          <w:rFonts w:ascii="Consolas" w:hAnsi="Consolas"/>
          <w:sz w:val="16"/>
          <w:szCs w:val="16"/>
        </w:rPr>
        <w:t>em0.updateFYE</w:t>
      </w:r>
    </w:p>
    <w:p w14:paraId="2C47DA77" w14:textId="77777777" w:rsidR="005A3DB6" w:rsidRPr="005A3DB6" w:rsidRDefault="005A3DB6" w:rsidP="005A3DB6">
      <w:pPr>
        <w:rPr>
          <w:rFonts w:ascii="Consolas" w:hAnsi="Consolas"/>
          <w:sz w:val="16"/>
          <w:szCs w:val="16"/>
        </w:rPr>
      </w:pPr>
      <w:r w:rsidRPr="005A3DB6">
        <w:rPr>
          <w:rFonts w:ascii="Consolas" w:hAnsi="Consolas"/>
          <w:sz w:val="16"/>
          <w:szCs w:val="16"/>
        </w:rPr>
        <w:t>em0.updateAccounting</w:t>
      </w:r>
    </w:p>
    <w:p w14:paraId="5B94BFA6" w14:textId="77777777" w:rsidR="005A3DB6" w:rsidRPr="005A3DB6" w:rsidRDefault="005A3DB6" w:rsidP="005A3DB6">
      <w:pPr>
        <w:rPr>
          <w:rFonts w:ascii="Consolas" w:hAnsi="Consolas"/>
          <w:sz w:val="16"/>
          <w:szCs w:val="16"/>
        </w:rPr>
      </w:pPr>
      <w:r w:rsidRPr="005A3DB6">
        <w:rPr>
          <w:rFonts w:ascii="Consolas" w:hAnsi="Consolas"/>
          <w:sz w:val="16"/>
          <w:szCs w:val="16"/>
        </w:rPr>
        <w:t>em0.SaveOtherTicker</w:t>
      </w:r>
    </w:p>
    <w:p w14:paraId="74893AE3" w14:textId="77777777" w:rsidR="005A3DB6" w:rsidRPr="005A3DB6" w:rsidRDefault="005A3DB6" w:rsidP="005A3DB6">
      <w:pPr>
        <w:rPr>
          <w:rFonts w:ascii="Consolas" w:hAnsi="Consolas"/>
          <w:sz w:val="16"/>
          <w:szCs w:val="16"/>
        </w:rPr>
      </w:pPr>
    </w:p>
    <w:p w14:paraId="4FA512C5" w14:textId="77777777" w:rsidR="005A3DB6" w:rsidRPr="005A3DB6" w:rsidRDefault="005A3DB6" w:rsidP="005A3DB6">
      <w:pPr>
        <w:rPr>
          <w:rFonts w:ascii="Consolas" w:hAnsi="Consolas"/>
          <w:sz w:val="16"/>
          <w:szCs w:val="16"/>
        </w:rPr>
      </w:pPr>
      <w:r w:rsidRPr="005A3DB6">
        <w:rPr>
          <w:rFonts w:ascii="Consolas" w:hAnsi="Consolas"/>
          <w:sz w:val="16"/>
          <w:szCs w:val="16"/>
        </w:rPr>
        <w:t>em0.OtherTicker</w:t>
      </w:r>
    </w:p>
    <w:p w14:paraId="0ACDF699" w14:textId="77777777" w:rsidR="005A3DB6" w:rsidRPr="005A3DB6" w:rsidRDefault="005A3DB6" w:rsidP="005A3DB6">
      <w:pPr>
        <w:rPr>
          <w:rFonts w:ascii="Consolas" w:hAnsi="Consolas"/>
          <w:sz w:val="16"/>
          <w:szCs w:val="16"/>
        </w:rPr>
      </w:pPr>
      <w:r w:rsidRPr="005A3DB6">
        <w:rPr>
          <w:rFonts w:ascii="Consolas" w:hAnsi="Consolas"/>
          <w:sz w:val="16"/>
          <w:szCs w:val="16"/>
        </w:rPr>
        <w:t>em0.ViewCusip</w:t>
      </w:r>
    </w:p>
    <w:p w14:paraId="1A79F5B2" w14:textId="77777777" w:rsidR="005A3DB6" w:rsidRPr="005A3DB6" w:rsidRDefault="005A3DB6" w:rsidP="005A3DB6">
      <w:pPr>
        <w:rPr>
          <w:rFonts w:ascii="Consolas" w:hAnsi="Consolas"/>
          <w:sz w:val="16"/>
          <w:szCs w:val="16"/>
        </w:rPr>
      </w:pPr>
      <w:r w:rsidRPr="005A3DB6">
        <w:rPr>
          <w:rFonts w:ascii="Consolas" w:hAnsi="Consolas"/>
          <w:sz w:val="16"/>
          <w:szCs w:val="16"/>
        </w:rPr>
        <w:t>raw0.Filer</w:t>
      </w:r>
    </w:p>
    <w:p w14:paraId="53D36449" w14:textId="77777777" w:rsidR="005A3DB6" w:rsidRPr="005A3DB6" w:rsidRDefault="005A3DB6" w:rsidP="005A3DB6">
      <w:pPr>
        <w:rPr>
          <w:rFonts w:ascii="Consolas" w:hAnsi="Consolas"/>
          <w:sz w:val="16"/>
          <w:szCs w:val="16"/>
        </w:rPr>
      </w:pPr>
      <w:r w:rsidRPr="005A3DB6">
        <w:rPr>
          <w:rFonts w:ascii="Consolas" w:hAnsi="Consolas"/>
          <w:sz w:val="16"/>
          <w:szCs w:val="16"/>
        </w:rPr>
        <w:t>em0.viewTickerReolutionMaster1</w:t>
      </w:r>
    </w:p>
    <w:p w14:paraId="6FBB2E51" w14:textId="77777777" w:rsidR="005A3DB6" w:rsidRPr="005A3DB6" w:rsidRDefault="005A3DB6" w:rsidP="005A3DB6">
      <w:pPr>
        <w:rPr>
          <w:rFonts w:ascii="Consolas" w:hAnsi="Consolas"/>
          <w:sz w:val="16"/>
          <w:szCs w:val="16"/>
        </w:rPr>
      </w:pPr>
      <w:r w:rsidRPr="005A3DB6">
        <w:rPr>
          <w:rFonts w:ascii="Consolas" w:hAnsi="Consolas"/>
          <w:sz w:val="16"/>
          <w:szCs w:val="16"/>
        </w:rPr>
        <w:t>em0.viewTickerReolutionMaster</w:t>
      </w:r>
    </w:p>
    <w:p w14:paraId="7AECC58B" w14:textId="77777777" w:rsidR="005A3DB6" w:rsidRPr="005A3DB6" w:rsidRDefault="005A3DB6" w:rsidP="005A3DB6">
      <w:pPr>
        <w:rPr>
          <w:rFonts w:ascii="Consolas" w:hAnsi="Consolas"/>
          <w:sz w:val="16"/>
          <w:szCs w:val="16"/>
        </w:rPr>
      </w:pPr>
      <w:r w:rsidRPr="005A3DB6">
        <w:rPr>
          <w:rFonts w:ascii="Consolas" w:hAnsi="Consolas"/>
          <w:sz w:val="16"/>
          <w:szCs w:val="16"/>
        </w:rPr>
        <w:t>em0.ViewEntityHistory</w:t>
      </w:r>
    </w:p>
    <w:p w14:paraId="686369E4" w14:textId="77777777" w:rsidR="005A3DB6" w:rsidRPr="005A3DB6" w:rsidRDefault="005A3DB6" w:rsidP="005A3DB6">
      <w:pPr>
        <w:rPr>
          <w:rFonts w:ascii="Consolas" w:hAnsi="Consolas"/>
          <w:sz w:val="16"/>
          <w:szCs w:val="16"/>
        </w:rPr>
      </w:pPr>
      <w:r w:rsidRPr="005A3DB6">
        <w:rPr>
          <w:rFonts w:ascii="Consolas" w:hAnsi="Consolas"/>
          <w:sz w:val="16"/>
          <w:szCs w:val="16"/>
        </w:rPr>
        <w:t>em0.ViewYahooOTCMarketHistory_tbl</w:t>
      </w:r>
    </w:p>
    <w:p w14:paraId="48E24E88" w14:textId="77777777" w:rsidR="005A3DB6" w:rsidRPr="005A3DB6" w:rsidRDefault="005A3DB6" w:rsidP="005A3DB6">
      <w:pPr>
        <w:rPr>
          <w:rFonts w:ascii="Consolas" w:hAnsi="Consolas"/>
          <w:sz w:val="16"/>
          <w:szCs w:val="16"/>
        </w:rPr>
      </w:pPr>
      <w:r w:rsidRPr="005A3DB6">
        <w:rPr>
          <w:rFonts w:ascii="Consolas" w:hAnsi="Consolas"/>
          <w:sz w:val="16"/>
          <w:szCs w:val="16"/>
        </w:rPr>
        <w:t>em0_ops.cik2LatestTicker1</w:t>
      </w:r>
    </w:p>
    <w:p w14:paraId="2CEB972B" w14:textId="77777777" w:rsidR="005A3DB6" w:rsidRPr="005A3DB6" w:rsidRDefault="005A3DB6" w:rsidP="005A3DB6">
      <w:pPr>
        <w:rPr>
          <w:rFonts w:ascii="Consolas" w:hAnsi="Consolas"/>
          <w:sz w:val="16"/>
          <w:szCs w:val="16"/>
        </w:rPr>
      </w:pPr>
      <w:r w:rsidRPr="005A3DB6">
        <w:rPr>
          <w:rFonts w:ascii="Consolas" w:hAnsi="Consolas"/>
          <w:sz w:val="16"/>
          <w:szCs w:val="16"/>
        </w:rPr>
        <w:t>em0.ViewTickerInputHistory</w:t>
      </w:r>
    </w:p>
    <w:p w14:paraId="65130557" w14:textId="77777777" w:rsidR="005A3DB6" w:rsidRPr="005A3DB6" w:rsidRDefault="005A3DB6" w:rsidP="005A3DB6">
      <w:pPr>
        <w:rPr>
          <w:rFonts w:ascii="Consolas" w:hAnsi="Consolas"/>
          <w:sz w:val="16"/>
          <w:szCs w:val="16"/>
        </w:rPr>
      </w:pPr>
      <w:r w:rsidRPr="005A3DB6">
        <w:rPr>
          <w:rFonts w:ascii="Consolas" w:hAnsi="Consolas"/>
          <w:sz w:val="16"/>
          <w:szCs w:val="16"/>
        </w:rPr>
        <w:t>em0_ops.ViewOpenFigi</w:t>
      </w:r>
    </w:p>
    <w:p w14:paraId="25C0C7B4" w14:textId="77777777" w:rsidR="005A3DB6" w:rsidRPr="005A3DB6" w:rsidRDefault="005A3DB6" w:rsidP="005A3DB6">
      <w:pPr>
        <w:rPr>
          <w:rFonts w:ascii="Consolas" w:hAnsi="Consolas"/>
          <w:sz w:val="16"/>
          <w:szCs w:val="16"/>
        </w:rPr>
      </w:pPr>
      <w:r w:rsidRPr="005A3DB6">
        <w:rPr>
          <w:rFonts w:ascii="Consolas" w:hAnsi="Consolas"/>
          <w:sz w:val="16"/>
          <w:szCs w:val="16"/>
        </w:rPr>
        <w:t>em0.ViewTickerCikPublish</w:t>
      </w:r>
    </w:p>
    <w:p w14:paraId="6FBA09D9" w14:textId="77777777" w:rsidR="005A3DB6" w:rsidRPr="005A3DB6" w:rsidRDefault="005A3DB6" w:rsidP="005A3DB6">
      <w:pPr>
        <w:rPr>
          <w:rFonts w:ascii="Consolas" w:hAnsi="Consolas"/>
          <w:sz w:val="16"/>
          <w:szCs w:val="16"/>
        </w:rPr>
      </w:pPr>
      <w:r w:rsidRPr="005A3DB6">
        <w:rPr>
          <w:rFonts w:ascii="Consolas" w:hAnsi="Consolas"/>
          <w:sz w:val="16"/>
          <w:szCs w:val="16"/>
        </w:rPr>
        <w:t>em0.ViewTickerCikPublish1</w:t>
      </w:r>
    </w:p>
    <w:p w14:paraId="4F18B248" w14:textId="77777777" w:rsidR="005A3DB6" w:rsidRPr="005A3DB6" w:rsidRDefault="005A3DB6" w:rsidP="005A3DB6">
      <w:pPr>
        <w:rPr>
          <w:rFonts w:ascii="Consolas" w:hAnsi="Consolas"/>
          <w:sz w:val="16"/>
          <w:szCs w:val="16"/>
        </w:rPr>
      </w:pPr>
    </w:p>
    <w:p w14:paraId="017C5617" w14:textId="77777777" w:rsidR="005A3DB6" w:rsidRPr="005A3DB6" w:rsidRDefault="005A3DB6" w:rsidP="005A3DB6">
      <w:pPr>
        <w:rPr>
          <w:rFonts w:ascii="Consolas" w:hAnsi="Consolas"/>
          <w:sz w:val="16"/>
          <w:szCs w:val="16"/>
        </w:rPr>
      </w:pPr>
      <w:r w:rsidRPr="005A3DB6">
        <w:rPr>
          <w:rFonts w:ascii="Consolas" w:hAnsi="Consolas"/>
          <w:sz w:val="16"/>
          <w:szCs w:val="16"/>
        </w:rPr>
        <w:t>em0.ViewFinanceRefine</w:t>
      </w:r>
    </w:p>
    <w:p w14:paraId="19FF7358" w14:textId="77777777" w:rsidR="005A3DB6" w:rsidRPr="005A3DB6" w:rsidRDefault="005A3DB6" w:rsidP="005A3DB6">
      <w:pPr>
        <w:rPr>
          <w:rFonts w:ascii="Consolas" w:hAnsi="Consolas"/>
          <w:sz w:val="16"/>
          <w:szCs w:val="16"/>
        </w:rPr>
      </w:pPr>
      <w:r w:rsidRPr="005A3DB6">
        <w:rPr>
          <w:rFonts w:ascii="Consolas" w:hAnsi="Consolas"/>
          <w:sz w:val="16"/>
          <w:szCs w:val="16"/>
        </w:rPr>
        <w:t>em0_dev.ViewLatestFilerInfo</w:t>
      </w:r>
    </w:p>
    <w:p w14:paraId="77F8B947" w14:textId="77777777" w:rsidR="005A3DB6" w:rsidRPr="005A3DB6" w:rsidRDefault="005A3DB6" w:rsidP="005A3DB6">
      <w:pPr>
        <w:rPr>
          <w:rFonts w:ascii="Consolas" w:hAnsi="Consolas"/>
          <w:sz w:val="16"/>
          <w:szCs w:val="16"/>
        </w:rPr>
      </w:pPr>
      <w:r w:rsidRPr="005A3DB6">
        <w:rPr>
          <w:rFonts w:ascii="Consolas" w:hAnsi="Consolas"/>
          <w:sz w:val="16"/>
          <w:szCs w:val="16"/>
        </w:rPr>
        <w:t>em0_ops.ExceptionTickerMultipleCik</w:t>
      </w:r>
    </w:p>
    <w:p w14:paraId="1BE8DAFC" w14:textId="77777777" w:rsidR="005A3DB6" w:rsidRPr="005A3DB6" w:rsidRDefault="005A3DB6" w:rsidP="005A3DB6">
      <w:pPr>
        <w:rPr>
          <w:rFonts w:ascii="Consolas" w:hAnsi="Consolas"/>
          <w:sz w:val="16"/>
          <w:szCs w:val="16"/>
        </w:rPr>
      </w:pPr>
      <w:proofErr w:type="spellStart"/>
      <w:proofErr w:type="gramStart"/>
      <w:r w:rsidRPr="005A3DB6">
        <w:rPr>
          <w:rFonts w:ascii="Consolas" w:hAnsi="Consolas"/>
          <w:sz w:val="16"/>
          <w:szCs w:val="16"/>
        </w:rPr>
        <w:t>dbo.NormalizeSpace</w:t>
      </w:r>
      <w:proofErr w:type="spellEnd"/>
      <w:r w:rsidRPr="005A3DB6">
        <w:rPr>
          <w:rFonts w:ascii="Consolas" w:hAnsi="Consolas"/>
          <w:sz w:val="16"/>
          <w:szCs w:val="16"/>
        </w:rPr>
        <w:t>(</w:t>
      </w:r>
      <w:proofErr w:type="gramEnd"/>
      <w:r w:rsidRPr="005A3DB6">
        <w:rPr>
          <w:rFonts w:ascii="Consolas" w:hAnsi="Consolas"/>
          <w:sz w:val="16"/>
          <w:szCs w:val="16"/>
        </w:rPr>
        <w:t>title)</w:t>
      </w:r>
    </w:p>
    <w:p w14:paraId="4F25ACEB" w14:textId="77777777" w:rsidR="005A3DB6" w:rsidRPr="005A3DB6" w:rsidRDefault="005A3DB6" w:rsidP="005A3DB6">
      <w:pPr>
        <w:rPr>
          <w:rFonts w:ascii="Consolas" w:hAnsi="Consolas"/>
          <w:sz w:val="16"/>
          <w:szCs w:val="16"/>
        </w:rPr>
      </w:pPr>
      <w:r w:rsidRPr="005A3DB6">
        <w:rPr>
          <w:rFonts w:ascii="Consolas" w:hAnsi="Consolas"/>
          <w:sz w:val="16"/>
          <w:szCs w:val="16"/>
        </w:rPr>
        <w:t>em0.ViewCompanyTickersJson</w:t>
      </w:r>
    </w:p>
    <w:p w14:paraId="73679620" w14:textId="77777777" w:rsidR="005A3DB6" w:rsidRPr="005A3DB6" w:rsidRDefault="005A3DB6" w:rsidP="005A3DB6">
      <w:pPr>
        <w:rPr>
          <w:rFonts w:ascii="Consolas" w:hAnsi="Consolas"/>
          <w:sz w:val="16"/>
          <w:szCs w:val="16"/>
        </w:rPr>
      </w:pPr>
      <w:r w:rsidRPr="005A3DB6">
        <w:rPr>
          <w:rFonts w:ascii="Consolas" w:hAnsi="Consolas"/>
          <w:sz w:val="16"/>
          <w:szCs w:val="16"/>
        </w:rPr>
        <w:lastRenderedPageBreak/>
        <w:t>em0.ViewCompanyCIKTickersJson</w:t>
      </w:r>
    </w:p>
    <w:p w14:paraId="67F732E6" w14:textId="77777777" w:rsidR="005A3DB6" w:rsidRPr="005A3DB6" w:rsidRDefault="005A3DB6" w:rsidP="005A3DB6">
      <w:pPr>
        <w:rPr>
          <w:rFonts w:ascii="Consolas" w:hAnsi="Consolas"/>
          <w:sz w:val="16"/>
          <w:szCs w:val="16"/>
        </w:rPr>
      </w:pPr>
      <w:r w:rsidRPr="005A3DB6">
        <w:rPr>
          <w:rFonts w:ascii="Consolas" w:hAnsi="Consolas"/>
          <w:sz w:val="16"/>
          <w:szCs w:val="16"/>
        </w:rPr>
        <w:t>em0.ViewMutualFundJson</w:t>
      </w:r>
    </w:p>
    <w:p w14:paraId="11688357" w14:textId="77777777" w:rsidR="005A3DB6" w:rsidRPr="005A3DB6" w:rsidRDefault="005A3DB6" w:rsidP="005A3DB6">
      <w:pPr>
        <w:rPr>
          <w:rFonts w:ascii="Consolas" w:hAnsi="Consolas"/>
          <w:sz w:val="16"/>
          <w:szCs w:val="16"/>
        </w:rPr>
      </w:pPr>
      <w:r w:rsidRPr="005A3DB6">
        <w:rPr>
          <w:rFonts w:ascii="Consolas" w:hAnsi="Consolas"/>
          <w:sz w:val="16"/>
          <w:szCs w:val="16"/>
        </w:rPr>
        <w:t>em0.ViewCompanyCIKTickersJson</w:t>
      </w:r>
    </w:p>
    <w:p w14:paraId="718355A7" w14:textId="77777777" w:rsidR="005A3DB6" w:rsidRPr="005A3DB6" w:rsidRDefault="005A3DB6" w:rsidP="005A3DB6">
      <w:pPr>
        <w:rPr>
          <w:rFonts w:ascii="Consolas" w:hAnsi="Consolas"/>
          <w:sz w:val="16"/>
          <w:szCs w:val="16"/>
        </w:rPr>
      </w:pPr>
    </w:p>
    <w:p w14:paraId="5679D895" w14:textId="77777777" w:rsidR="005A3DB6" w:rsidRPr="005A3DB6" w:rsidRDefault="005A3DB6" w:rsidP="005A3DB6">
      <w:pPr>
        <w:rPr>
          <w:rFonts w:ascii="Consolas" w:hAnsi="Consolas"/>
          <w:sz w:val="16"/>
          <w:szCs w:val="16"/>
        </w:rPr>
      </w:pPr>
      <w:r w:rsidRPr="005A3DB6">
        <w:rPr>
          <w:rFonts w:ascii="Consolas" w:hAnsi="Consolas"/>
          <w:sz w:val="16"/>
          <w:szCs w:val="16"/>
        </w:rPr>
        <w:t>em0_ops.getCountry</w:t>
      </w:r>
    </w:p>
    <w:p w14:paraId="1B76C225" w14:textId="77777777" w:rsidR="005A3DB6" w:rsidRPr="005A3DB6" w:rsidRDefault="005A3DB6" w:rsidP="005A3DB6">
      <w:pPr>
        <w:rPr>
          <w:rFonts w:ascii="Consolas" w:hAnsi="Consolas"/>
          <w:sz w:val="16"/>
          <w:szCs w:val="16"/>
        </w:rPr>
      </w:pPr>
      <w:r w:rsidRPr="005A3DB6">
        <w:rPr>
          <w:rFonts w:ascii="Consolas" w:hAnsi="Consolas"/>
          <w:sz w:val="16"/>
          <w:szCs w:val="16"/>
        </w:rPr>
        <w:t>em0_ops.getPEO</w:t>
      </w:r>
    </w:p>
    <w:p w14:paraId="3602BC24" w14:textId="77777777" w:rsidR="005A3DB6" w:rsidRPr="005A3DB6" w:rsidRDefault="005A3DB6" w:rsidP="005A3DB6">
      <w:pPr>
        <w:rPr>
          <w:rFonts w:ascii="Consolas" w:hAnsi="Consolas"/>
          <w:sz w:val="16"/>
          <w:szCs w:val="16"/>
        </w:rPr>
      </w:pPr>
      <w:r w:rsidRPr="005A3DB6">
        <w:rPr>
          <w:rFonts w:ascii="Consolas" w:hAnsi="Consolas"/>
          <w:sz w:val="16"/>
          <w:szCs w:val="16"/>
        </w:rPr>
        <w:t>em0_ops.getFYE</w:t>
      </w:r>
    </w:p>
    <w:p w14:paraId="21F87B7C" w14:textId="77777777" w:rsidR="005A3DB6" w:rsidRPr="005A3DB6" w:rsidRDefault="005A3DB6" w:rsidP="005A3DB6">
      <w:pPr>
        <w:rPr>
          <w:rFonts w:ascii="Consolas" w:hAnsi="Consolas"/>
          <w:sz w:val="16"/>
          <w:szCs w:val="16"/>
        </w:rPr>
      </w:pPr>
      <w:r w:rsidRPr="005A3DB6">
        <w:rPr>
          <w:rFonts w:ascii="Consolas" w:hAnsi="Consolas"/>
          <w:sz w:val="16"/>
          <w:szCs w:val="16"/>
        </w:rPr>
        <w:t>em0_ops.Fpi</w:t>
      </w:r>
    </w:p>
    <w:p w14:paraId="54A605AF" w14:textId="77777777" w:rsidR="005A3DB6" w:rsidRPr="005A3DB6" w:rsidRDefault="005A3DB6" w:rsidP="005A3DB6">
      <w:pPr>
        <w:rPr>
          <w:rFonts w:ascii="Consolas" w:hAnsi="Consolas"/>
          <w:sz w:val="16"/>
          <w:szCs w:val="16"/>
        </w:rPr>
      </w:pPr>
      <w:r w:rsidRPr="005A3DB6">
        <w:rPr>
          <w:rFonts w:ascii="Consolas" w:hAnsi="Consolas"/>
          <w:sz w:val="16"/>
          <w:szCs w:val="16"/>
        </w:rPr>
        <w:t>em0_ops.getAccounting</w:t>
      </w:r>
    </w:p>
    <w:p w14:paraId="0034E8EA" w14:textId="77777777" w:rsidR="005A3DB6" w:rsidRPr="005A3DB6" w:rsidRDefault="005A3DB6" w:rsidP="005A3DB6">
      <w:pPr>
        <w:rPr>
          <w:rFonts w:ascii="Consolas" w:hAnsi="Consolas"/>
          <w:sz w:val="16"/>
          <w:szCs w:val="16"/>
        </w:rPr>
      </w:pPr>
      <w:r w:rsidRPr="005A3DB6">
        <w:rPr>
          <w:rFonts w:ascii="Consolas" w:hAnsi="Consolas"/>
          <w:sz w:val="16"/>
          <w:szCs w:val="16"/>
        </w:rPr>
        <w:t>em0_ops.getFPI</w:t>
      </w:r>
    </w:p>
    <w:p w14:paraId="08D8006C" w14:textId="77777777" w:rsidR="005A3DB6" w:rsidRPr="005A3DB6" w:rsidRDefault="005A3DB6" w:rsidP="005A3DB6">
      <w:pPr>
        <w:rPr>
          <w:rFonts w:ascii="Consolas" w:hAnsi="Consolas"/>
          <w:sz w:val="16"/>
          <w:szCs w:val="16"/>
        </w:rPr>
      </w:pPr>
      <w:r w:rsidRPr="005A3DB6">
        <w:rPr>
          <w:rFonts w:ascii="Consolas" w:hAnsi="Consolas"/>
          <w:sz w:val="16"/>
          <w:szCs w:val="16"/>
        </w:rPr>
        <w:t>em0_ops.ViewISIN_LEI_Relationship</w:t>
      </w:r>
    </w:p>
    <w:p w14:paraId="6194F78A" w14:textId="77777777" w:rsidR="005A3DB6" w:rsidRPr="005A3DB6" w:rsidRDefault="005A3DB6" w:rsidP="005A3DB6">
      <w:pPr>
        <w:rPr>
          <w:rFonts w:ascii="Consolas" w:hAnsi="Consolas"/>
          <w:sz w:val="16"/>
          <w:szCs w:val="16"/>
        </w:rPr>
      </w:pPr>
      <w:r w:rsidRPr="005A3DB6">
        <w:rPr>
          <w:rFonts w:ascii="Consolas" w:hAnsi="Consolas"/>
          <w:sz w:val="16"/>
          <w:szCs w:val="16"/>
        </w:rPr>
        <w:t>em0_ops.BIC_LEI_Relationship</w:t>
      </w:r>
    </w:p>
    <w:p w14:paraId="2AE95C37" w14:textId="77777777" w:rsidR="005A3DB6" w:rsidRPr="005A3DB6" w:rsidRDefault="005A3DB6" w:rsidP="005A3DB6">
      <w:pPr>
        <w:rPr>
          <w:rFonts w:ascii="Consolas" w:hAnsi="Consolas"/>
          <w:sz w:val="16"/>
          <w:szCs w:val="16"/>
        </w:rPr>
      </w:pPr>
      <w:r w:rsidRPr="005A3DB6">
        <w:rPr>
          <w:rFonts w:ascii="Consolas" w:hAnsi="Consolas"/>
          <w:sz w:val="16"/>
          <w:szCs w:val="16"/>
        </w:rPr>
        <w:t>em0_ops.Gleif_Repex_Golden_Copy</w:t>
      </w:r>
    </w:p>
    <w:p w14:paraId="55837488" w14:textId="77777777" w:rsidR="005A3DB6" w:rsidRPr="005A3DB6" w:rsidRDefault="005A3DB6" w:rsidP="005A3DB6">
      <w:pPr>
        <w:rPr>
          <w:rFonts w:ascii="Consolas" w:hAnsi="Consolas"/>
          <w:sz w:val="16"/>
          <w:szCs w:val="16"/>
        </w:rPr>
      </w:pPr>
      <w:r w:rsidRPr="005A3DB6">
        <w:rPr>
          <w:rFonts w:ascii="Consolas" w:hAnsi="Consolas"/>
          <w:sz w:val="16"/>
          <w:szCs w:val="16"/>
        </w:rPr>
        <w:t>em0_ops.Gleif_RR_Golden_Copy</w:t>
      </w:r>
    </w:p>
    <w:p w14:paraId="2F1A7B58" w14:textId="77777777" w:rsidR="005A3DB6" w:rsidRPr="005A3DB6" w:rsidRDefault="005A3DB6" w:rsidP="005A3DB6">
      <w:pPr>
        <w:rPr>
          <w:rFonts w:ascii="Consolas" w:hAnsi="Consolas"/>
          <w:sz w:val="16"/>
          <w:szCs w:val="16"/>
        </w:rPr>
      </w:pPr>
      <w:r w:rsidRPr="005A3DB6">
        <w:rPr>
          <w:rFonts w:ascii="Consolas" w:hAnsi="Consolas"/>
          <w:sz w:val="16"/>
          <w:szCs w:val="16"/>
        </w:rPr>
        <w:t>em0.View_Gleif_OtherEntityNames</w:t>
      </w:r>
    </w:p>
    <w:p w14:paraId="25FAB510" w14:textId="77777777" w:rsidR="005A3DB6" w:rsidRPr="005A3DB6" w:rsidRDefault="005A3DB6" w:rsidP="005A3DB6">
      <w:pPr>
        <w:rPr>
          <w:rFonts w:ascii="Consolas" w:hAnsi="Consolas"/>
          <w:sz w:val="16"/>
          <w:szCs w:val="16"/>
        </w:rPr>
      </w:pPr>
      <w:r w:rsidRPr="005A3DB6">
        <w:rPr>
          <w:rFonts w:ascii="Consolas" w:hAnsi="Consolas"/>
          <w:sz w:val="16"/>
          <w:szCs w:val="16"/>
        </w:rPr>
        <w:t>em0.View_Gleif_TransliteratedOtherEntityNames</w:t>
      </w:r>
    </w:p>
    <w:p w14:paraId="1E00F557" w14:textId="77777777" w:rsidR="005A3DB6" w:rsidRPr="005A3DB6" w:rsidRDefault="005A3DB6" w:rsidP="005A3DB6">
      <w:pPr>
        <w:rPr>
          <w:rFonts w:ascii="Consolas" w:hAnsi="Consolas"/>
          <w:sz w:val="16"/>
          <w:szCs w:val="16"/>
        </w:rPr>
      </w:pPr>
      <w:r w:rsidRPr="005A3DB6">
        <w:rPr>
          <w:rFonts w:ascii="Consolas" w:hAnsi="Consolas"/>
          <w:sz w:val="16"/>
          <w:szCs w:val="16"/>
        </w:rPr>
        <w:t>em0.View_Gleif_TransliteratedOtherAddresses</w:t>
      </w:r>
    </w:p>
    <w:p w14:paraId="25D0CBDF" w14:textId="77777777" w:rsidR="005A3DB6" w:rsidRPr="005A3DB6" w:rsidRDefault="005A3DB6" w:rsidP="005A3DB6">
      <w:pPr>
        <w:rPr>
          <w:rFonts w:ascii="Consolas" w:hAnsi="Consolas"/>
          <w:sz w:val="16"/>
          <w:szCs w:val="16"/>
        </w:rPr>
      </w:pPr>
      <w:r w:rsidRPr="005A3DB6">
        <w:rPr>
          <w:rFonts w:ascii="Consolas" w:hAnsi="Consolas"/>
          <w:sz w:val="16"/>
          <w:szCs w:val="16"/>
        </w:rPr>
        <w:t>em0.View_Gleif_Registration_Details</w:t>
      </w:r>
    </w:p>
    <w:p w14:paraId="5629E581" w14:textId="77777777" w:rsidR="005A3DB6" w:rsidRPr="005A3DB6" w:rsidRDefault="005A3DB6" w:rsidP="005A3DB6">
      <w:pPr>
        <w:rPr>
          <w:rFonts w:ascii="Consolas" w:hAnsi="Consolas"/>
          <w:sz w:val="16"/>
          <w:szCs w:val="16"/>
        </w:rPr>
      </w:pPr>
      <w:r w:rsidRPr="005A3DB6">
        <w:rPr>
          <w:rFonts w:ascii="Consolas" w:hAnsi="Consolas"/>
          <w:sz w:val="16"/>
          <w:szCs w:val="16"/>
        </w:rPr>
        <w:t>em0.View_Gleif_Misc_Details</w:t>
      </w:r>
    </w:p>
    <w:p w14:paraId="2056683F" w14:textId="77777777" w:rsidR="005A3DB6" w:rsidRPr="005A3DB6" w:rsidRDefault="005A3DB6" w:rsidP="005A3DB6">
      <w:pPr>
        <w:rPr>
          <w:rFonts w:ascii="Consolas" w:hAnsi="Consolas"/>
          <w:sz w:val="16"/>
          <w:szCs w:val="16"/>
        </w:rPr>
      </w:pPr>
      <w:r w:rsidRPr="005A3DB6">
        <w:rPr>
          <w:rFonts w:ascii="Consolas" w:hAnsi="Consolas"/>
          <w:sz w:val="16"/>
          <w:szCs w:val="16"/>
        </w:rPr>
        <w:t>em0_ops.ViewBIC_LEI_Relationship</w:t>
      </w:r>
    </w:p>
    <w:p w14:paraId="2DE9FF52" w14:textId="3D391135" w:rsidR="005A3DB6" w:rsidRDefault="005A3DB6" w:rsidP="00D84300">
      <w:pPr>
        <w:rPr>
          <w:ins w:id="55" w:author="Hamscher, Walter" w:date="2022-04-15T14:31:00Z"/>
          <w:rFonts w:ascii="Consolas" w:hAnsi="Consolas"/>
          <w:sz w:val="16"/>
          <w:szCs w:val="16"/>
        </w:rPr>
      </w:pPr>
    </w:p>
    <w:p w14:paraId="5155EC2E" w14:textId="685276F4" w:rsidR="003C7085" w:rsidRDefault="003C7085" w:rsidP="00D84300">
      <w:pPr>
        <w:rPr>
          <w:ins w:id="56" w:author="Hamscher, Walter" w:date="2022-04-15T14:31:00Z"/>
          <w:rFonts w:ascii="Consolas" w:hAnsi="Consolas"/>
          <w:sz w:val="16"/>
          <w:szCs w:val="16"/>
        </w:rPr>
      </w:pPr>
    </w:p>
    <w:p w14:paraId="26C880F3" w14:textId="7507B56D" w:rsidR="003C7085" w:rsidRDefault="003C7085" w:rsidP="00D84300">
      <w:pPr>
        <w:rPr>
          <w:ins w:id="57" w:author="Hamscher, Walter" w:date="2022-04-15T14:31:00Z"/>
          <w:rFonts w:ascii="Consolas" w:hAnsi="Consolas"/>
          <w:sz w:val="16"/>
          <w:szCs w:val="16"/>
        </w:rPr>
      </w:pPr>
    </w:p>
    <w:p w14:paraId="6B26C7DC" w14:textId="77777777" w:rsidR="003C7085" w:rsidRDefault="003C7085" w:rsidP="003C7085">
      <w:pPr>
        <w:autoSpaceDE w:val="0"/>
        <w:autoSpaceDN w:val="0"/>
        <w:adjustRightInd w:val="0"/>
        <w:spacing w:after="0"/>
        <w:rPr>
          <w:rFonts w:ascii="Consolas" w:hAnsi="Consolas" w:cs="Consolas"/>
          <w:noProof/>
          <w:sz w:val="19"/>
          <w:szCs w:val="19"/>
        </w:rPr>
      </w:pPr>
      <w:commentRangeStart w:id="58"/>
      <w:r>
        <w:rPr>
          <w:rFonts w:ascii="Consolas" w:hAnsi="Consolas" w:cs="Consolas"/>
          <w:noProof/>
          <w:color w:val="008000"/>
          <w:sz w:val="19"/>
          <w:szCs w:val="19"/>
        </w:rPr>
        <w:t>/* sys.dm_sql_(referenced,referencing)_entities replace older sp_ functions */</w:t>
      </w:r>
    </w:p>
    <w:p w14:paraId="49CE2DC5" w14:textId="77777777" w:rsidR="003C7085" w:rsidRDefault="003C7085" w:rsidP="003C7085">
      <w:pPr>
        <w:autoSpaceDE w:val="0"/>
        <w:autoSpaceDN w:val="0"/>
        <w:adjustRightInd w:val="0"/>
        <w:spacing w:after="0"/>
        <w:rPr>
          <w:rFonts w:ascii="Consolas" w:hAnsi="Consolas" w:cs="Consolas"/>
          <w:noProof/>
          <w:sz w:val="19"/>
          <w:szCs w:val="19"/>
        </w:rPr>
      </w:pPr>
      <w:r>
        <w:rPr>
          <w:rFonts w:ascii="Consolas" w:hAnsi="Consolas" w:cs="Consolas"/>
          <w:noProof/>
          <w:color w:val="008000"/>
          <w:sz w:val="19"/>
          <w:szCs w:val="19"/>
        </w:rPr>
        <w:t>/* in this case looking for em* objects that are not referenced by anything */</w:t>
      </w:r>
      <w:commentRangeEnd w:id="58"/>
      <w:r w:rsidR="007A2BB3">
        <w:rPr>
          <w:rStyle w:val="CommentReference"/>
          <w:noProof/>
        </w:rPr>
        <w:commentReference w:id="58"/>
      </w:r>
    </w:p>
    <w:p w14:paraId="05BEB94F" w14:textId="77777777" w:rsidR="003C7085" w:rsidRDefault="003C7085" w:rsidP="003C7085">
      <w:pPr>
        <w:autoSpaceDE w:val="0"/>
        <w:autoSpaceDN w:val="0"/>
        <w:adjustRightInd w:val="0"/>
        <w:spacing w:after="0"/>
        <w:rPr>
          <w:rFonts w:ascii="Consolas" w:hAnsi="Consolas" w:cs="Consolas"/>
          <w:noProof/>
          <w:sz w:val="19"/>
          <w:szCs w:val="19"/>
        </w:rPr>
      </w:pPr>
    </w:p>
    <w:p w14:paraId="00D7BDE8" w14:textId="77777777" w:rsidR="003C7085" w:rsidRDefault="003C7085" w:rsidP="003C7085">
      <w:pPr>
        <w:autoSpaceDE w:val="0"/>
        <w:autoSpaceDN w:val="0"/>
        <w:adjustRightInd w:val="0"/>
        <w:spacing w:after="0"/>
        <w:rPr>
          <w:rFonts w:ascii="Consolas" w:hAnsi="Consolas" w:cs="Consolas"/>
          <w:noProof/>
          <w:sz w:val="19"/>
          <w:szCs w:val="19"/>
        </w:rPr>
      </w:pPr>
      <w:r>
        <w:rPr>
          <w:rFonts w:ascii="Consolas" w:hAnsi="Consolas" w:cs="Consolas"/>
          <w:noProof/>
          <w:color w:val="0000FF"/>
          <w:sz w:val="19"/>
          <w:szCs w:val="19"/>
        </w:rPr>
        <w:t>with</w:t>
      </w:r>
      <w:r>
        <w:rPr>
          <w:rFonts w:ascii="Consolas" w:hAnsi="Consolas" w:cs="Consolas"/>
          <w:noProof/>
          <w:sz w:val="19"/>
          <w:szCs w:val="19"/>
        </w:rPr>
        <w:t xml:space="preserve"> u </w:t>
      </w:r>
      <w:r>
        <w:rPr>
          <w:rFonts w:ascii="Consolas" w:hAnsi="Consolas" w:cs="Consolas"/>
          <w:noProof/>
          <w:color w:val="0000FF"/>
          <w:sz w:val="19"/>
          <w:szCs w:val="19"/>
        </w:rPr>
        <w:t xml:space="preserve">as </w:t>
      </w:r>
      <w:r>
        <w:rPr>
          <w:rFonts w:ascii="Consolas" w:hAnsi="Consolas" w:cs="Consolas"/>
          <w:noProof/>
          <w:color w:val="808080"/>
          <w:sz w:val="19"/>
          <w:szCs w:val="19"/>
        </w:rPr>
        <w:t>(</w:t>
      </w:r>
    </w:p>
    <w:p w14:paraId="6F9D1537" w14:textId="77777777" w:rsidR="003C7085" w:rsidRDefault="003C7085" w:rsidP="003C7085">
      <w:pPr>
        <w:autoSpaceDE w:val="0"/>
        <w:autoSpaceDN w:val="0"/>
        <w:adjustRightInd w:val="0"/>
        <w:spacing w:after="0"/>
        <w:rPr>
          <w:rFonts w:ascii="Consolas" w:hAnsi="Consolas" w:cs="Consolas"/>
          <w:noProof/>
          <w:sz w:val="19"/>
          <w:szCs w:val="19"/>
        </w:rPr>
      </w:pPr>
      <w:r>
        <w:rPr>
          <w:rFonts w:ascii="Consolas" w:hAnsi="Consolas" w:cs="Consolas"/>
          <w:noProof/>
          <w:color w:val="0000FF"/>
          <w:sz w:val="19"/>
          <w:szCs w:val="19"/>
        </w:rPr>
        <w:t>select</w:t>
      </w:r>
      <w:r>
        <w:rPr>
          <w:rFonts w:ascii="Consolas" w:hAnsi="Consolas" w:cs="Consolas"/>
          <w:noProof/>
          <w:sz w:val="19"/>
          <w:szCs w:val="19"/>
        </w:rPr>
        <w:t xml:space="preserve"> </w:t>
      </w:r>
      <w:r>
        <w:rPr>
          <w:rFonts w:ascii="Consolas" w:hAnsi="Consolas" w:cs="Consolas"/>
          <w:noProof/>
          <w:color w:val="008000"/>
          <w:sz w:val="19"/>
          <w:szCs w:val="19"/>
        </w:rPr>
        <w:t>schemas</w:t>
      </w:r>
      <w:r>
        <w:rPr>
          <w:rFonts w:ascii="Consolas" w:hAnsi="Consolas" w:cs="Consolas"/>
          <w:noProof/>
          <w:color w:val="808080"/>
          <w:sz w:val="19"/>
          <w:szCs w:val="19"/>
        </w:rPr>
        <w:t>.</w:t>
      </w:r>
      <w:r>
        <w:rPr>
          <w:rFonts w:ascii="Consolas" w:hAnsi="Consolas" w:cs="Consolas"/>
          <w:noProof/>
          <w:sz w:val="19"/>
          <w:szCs w:val="19"/>
        </w:rPr>
        <w:t>name</w:t>
      </w:r>
      <w:r>
        <w:rPr>
          <w:rFonts w:ascii="Consolas" w:hAnsi="Consolas" w:cs="Consolas"/>
          <w:noProof/>
          <w:color w:val="808080"/>
          <w:sz w:val="19"/>
          <w:szCs w:val="19"/>
        </w:rPr>
        <w:t>+</w:t>
      </w:r>
      <w:r>
        <w:rPr>
          <w:rFonts w:ascii="Consolas" w:hAnsi="Consolas" w:cs="Consolas"/>
          <w:noProof/>
          <w:color w:val="FF0000"/>
          <w:sz w:val="19"/>
          <w:szCs w:val="19"/>
        </w:rPr>
        <w:t>'.'</w:t>
      </w:r>
      <w:r>
        <w:rPr>
          <w:rFonts w:ascii="Consolas" w:hAnsi="Consolas" w:cs="Consolas"/>
          <w:noProof/>
          <w:color w:val="808080"/>
          <w:sz w:val="19"/>
          <w:szCs w:val="19"/>
        </w:rPr>
        <w:t>+</w:t>
      </w:r>
      <w:r>
        <w:rPr>
          <w:rFonts w:ascii="Consolas" w:hAnsi="Consolas" w:cs="Consolas"/>
          <w:noProof/>
          <w:color w:val="008000"/>
          <w:sz w:val="19"/>
          <w:szCs w:val="19"/>
        </w:rPr>
        <w:t>objects</w:t>
      </w:r>
      <w:r>
        <w:rPr>
          <w:rFonts w:ascii="Consolas" w:hAnsi="Consolas" w:cs="Consolas"/>
          <w:noProof/>
          <w:color w:val="808080"/>
          <w:sz w:val="19"/>
          <w:szCs w:val="19"/>
        </w:rPr>
        <w:t>.</w:t>
      </w:r>
      <w:r>
        <w:rPr>
          <w:rFonts w:ascii="Consolas" w:hAnsi="Consolas" w:cs="Consolas"/>
          <w:noProof/>
          <w:sz w:val="19"/>
          <w:szCs w:val="19"/>
        </w:rPr>
        <w:t xml:space="preserve">name </w:t>
      </w:r>
      <w:r>
        <w:rPr>
          <w:rFonts w:ascii="Consolas" w:hAnsi="Consolas" w:cs="Consolas"/>
          <w:noProof/>
          <w:color w:val="0000FF"/>
          <w:sz w:val="19"/>
          <w:szCs w:val="19"/>
        </w:rPr>
        <w:t>as</w:t>
      </w:r>
      <w:r>
        <w:rPr>
          <w:rFonts w:ascii="Consolas" w:hAnsi="Consolas" w:cs="Consolas"/>
          <w:noProof/>
          <w:sz w:val="19"/>
          <w:szCs w:val="19"/>
        </w:rPr>
        <w:t xml:space="preserve"> uname</w:t>
      </w:r>
      <w:r>
        <w:rPr>
          <w:rFonts w:ascii="Consolas" w:hAnsi="Consolas" w:cs="Consolas"/>
          <w:noProof/>
          <w:color w:val="808080"/>
          <w:sz w:val="19"/>
          <w:szCs w:val="19"/>
        </w:rPr>
        <w:t>,</w:t>
      </w:r>
    </w:p>
    <w:p w14:paraId="4D7DC699" w14:textId="77777777" w:rsidR="00C87EC9" w:rsidRDefault="003C7085" w:rsidP="00C87EC9">
      <w:pPr>
        <w:autoSpaceDE w:val="0"/>
        <w:autoSpaceDN w:val="0"/>
        <w:adjustRightInd w:val="0"/>
        <w:spacing w:after="0"/>
        <w:ind w:firstLine="720"/>
        <w:rPr>
          <w:rFonts w:ascii="Consolas" w:hAnsi="Consolas" w:cs="Consolas"/>
          <w:noProof/>
          <w:sz w:val="19"/>
          <w:szCs w:val="19"/>
        </w:rPr>
      </w:pPr>
      <w:r>
        <w:rPr>
          <w:rFonts w:ascii="Consolas" w:hAnsi="Consolas" w:cs="Consolas"/>
          <w:noProof/>
          <w:color w:val="008000"/>
          <w:sz w:val="19"/>
          <w:szCs w:val="19"/>
        </w:rPr>
        <w:t>objects</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0000FF"/>
          <w:sz w:val="19"/>
          <w:szCs w:val="19"/>
        </w:rPr>
        <w:t>from</w:t>
      </w:r>
      <w:r>
        <w:rPr>
          <w:rFonts w:ascii="Consolas" w:hAnsi="Consolas" w:cs="Consolas"/>
          <w:noProof/>
          <w:sz w:val="19"/>
          <w:szCs w:val="19"/>
        </w:rPr>
        <w:t xml:space="preserve"> </w:t>
      </w:r>
      <w:r>
        <w:rPr>
          <w:rFonts w:ascii="Consolas" w:hAnsi="Consolas" w:cs="Consolas"/>
          <w:noProof/>
          <w:color w:val="008000"/>
          <w:sz w:val="19"/>
          <w:szCs w:val="19"/>
        </w:rPr>
        <w:t>sys</w:t>
      </w:r>
      <w:r>
        <w:rPr>
          <w:rFonts w:ascii="Consolas" w:hAnsi="Consolas" w:cs="Consolas"/>
          <w:noProof/>
          <w:color w:val="808080"/>
          <w:sz w:val="19"/>
          <w:szCs w:val="19"/>
        </w:rPr>
        <w:t>.</w:t>
      </w:r>
      <w:r>
        <w:rPr>
          <w:rFonts w:ascii="Consolas" w:hAnsi="Consolas" w:cs="Consolas"/>
          <w:noProof/>
          <w:color w:val="008000"/>
          <w:sz w:val="19"/>
          <w:szCs w:val="19"/>
        </w:rPr>
        <w:t>objects</w:t>
      </w:r>
      <w:r>
        <w:rPr>
          <w:rFonts w:ascii="Consolas" w:hAnsi="Consolas" w:cs="Consolas"/>
          <w:noProof/>
          <w:sz w:val="19"/>
          <w:szCs w:val="19"/>
        </w:rPr>
        <w:t xml:space="preserve"> </w:t>
      </w:r>
    </w:p>
    <w:p w14:paraId="7843D810" w14:textId="45BF0DB6" w:rsidR="003C7085" w:rsidRDefault="003C7085" w:rsidP="00C87EC9">
      <w:pPr>
        <w:autoSpaceDE w:val="0"/>
        <w:autoSpaceDN w:val="0"/>
        <w:adjustRightInd w:val="0"/>
        <w:spacing w:after="0"/>
        <w:ind w:firstLine="720"/>
        <w:rPr>
          <w:rFonts w:ascii="Consolas" w:hAnsi="Consolas" w:cs="Consolas"/>
          <w:noProof/>
          <w:sz w:val="19"/>
          <w:szCs w:val="19"/>
        </w:rPr>
      </w:pPr>
      <w:r>
        <w:rPr>
          <w:rFonts w:ascii="Consolas" w:hAnsi="Consolas" w:cs="Consolas"/>
          <w:noProof/>
          <w:color w:val="808080"/>
          <w:sz w:val="19"/>
          <w:szCs w:val="19"/>
        </w:rPr>
        <w:t>inner</w:t>
      </w:r>
      <w:r>
        <w:rPr>
          <w:rFonts w:ascii="Consolas" w:hAnsi="Consolas" w:cs="Consolas"/>
          <w:noProof/>
          <w:sz w:val="19"/>
          <w:szCs w:val="19"/>
        </w:rPr>
        <w:t xml:space="preserve"> </w:t>
      </w:r>
      <w:r>
        <w:rPr>
          <w:rFonts w:ascii="Consolas" w:hAnsi="Consolas" w:cs="Consolas"/>
          <w:noProof/>
          <w:color w:val="808080"/>
          <w:sz w:val="19"/>
          <w:szCs w:val="19"/>
        </w:rPr>
        <w:t>join</w:t>
      </w:r>
      <w:r>
        <w:rPr>
          <w:rFonts w:ascii="Consolas" w:hAnsi="Consolas" w:cs="Consolas"/>
          <w:noProof/>
          <w:sz w:val="19"/>
          <w:szCs w:val="19"/>
        </w:rPr>
        <w:t xml:space="preserve"> </w:t>
      </w:r>
      <w:r>
        <w:rPr>
          <w:rFonts w:ascii="Consolas" w:hAnsi="Consolas" w:cs="Consolas"/>
          <w:noProof/>
          <w:color w:val="008000"/>
          <w:sz w:val="19"/>
          <w:szCs w:val="19"/>
        </w:rPr>
        <w:t>sys</w:t>
      </w:r>
      <w:r>
        <w:rPr>
          <w:rFonts w:ascii="Consolas" w:hAnsi="Consolas" w:cs="Consolas"/>
          <w:noProof/>
          <w:color w:val="808080"/>
          <w:sz w:val="19"/>
          <w:szCs w:val="19"/>
        </w:rPr>
        <w:t>.</w:t>
      </w:r>
      <w:r>
        <w:rPr>
          <w:rFonts w:ascii="Consolas" w:hAnsi="Consolas" w:cs="Consolas"/>
          <w:noProof/>
          <w:color w:val="008000"/>
          <w:sz w:val="19"/>
          <w:szCs w:val="19"/>
        </w:rPr>
        <w:t>schemas</w:t>
      </w:r>
      <w:r>
        <w:rPr>
          <w:rFonts w:ascii="Consolas" w:hAnsi="Consolas" w:cs="Consolas"/>
          <w:noProof/>
          <w:sz w:val="19"/>
          <w:szCs w:val="19"/>
        </w:rPr>
        <w:t xml:space="preserve"> </w:t>
      </w:r>
      <w:r>
        <w:rPr>
          <w:rFonts w:ascii="Consolas" w:hAnsi="Consolas" w:cs="Consolas"/>
          <w:noProof/>
          <w:color w:val="0000FF"/>
          <w:sz w:val="19"/>
          <w:szCs w:val="19"/>
        </w:rPr>
        <w:t>on</w:t>
      </w:r>
      <w:r>
        <w:rPr>
          <w:rFonts w:ascii="Consolas" w:hAnsi="Consolas" w:cs="Consolas"/>
          <w:noProof/>
          <w:sz w:val="19"/>
          <w:szCs w:val="19"/>
        </w:rPr>
        <w:t xml:space="preserve"> </w:t>
      </w:r>
      <w:r>
        <w:rPr>
          <w:rFonts w:ascii="Consolas" w:hAnsi="Consolas" w:cs="Consolas"/>
          <w:noProof/>
          <w:color w:val="008000"/>
          <w:sz w:val="19"/>
          <w:szCs w:val="19"/>
        </w:rPr>
        <w:t>schemas</w:t>
      </w:r>
      <w:r>
        <w:rPr>
          <w:rFonts w:ascii="Consolas" w:hAnsi="Consolas" w:cs="Consolas"/>
          <w:noProof/>
          <w:color w:val="808080"/>
          <w:sz w:val="19"/>
          <w:szCs w:val="19"/>
        </w:rPr>
        <w:t>.</w:t>
      </w:r>
      <w:r>
        <w:rPr>
          <w:rFonts w:ascii="Consolas" w:hAnsi="Consolas" w:cs="Consolas"/>
          <w:noProof/>
          <w:color w:val="FF00FF"/>
          <w:sz w:val="19"/>
          <w:szCs w:val="19"/>
        </w:rPr>
        <w:t>schema_id</w:t>
      </w:r>
      <w:r>
        <w:rPr>
          <w:rFonts w:ascii="Consolas" w:hAnsi="Consolas" w:cs="Consolas"/>
          <w:noProof/>
          <w:color w:val="808080"/>
          <w:sz w:val="19"/>
          <w:szCs w:val="19"/>
        </w:rPr>
        <w:t>=</w:t>
      </w:r>
      <w:r>
        <w:rPr>
          <w:rFonts w:ascii="Consolas" w:hAnsi="Consolas" w:cs="Consolas"/>
          <w:noProof/>
          <w:color w:val="008000"/>
          <w:sz w:val="19"/>
          <w:szCs w:val="19"/>
        </w:rPr>
        <w:t>objects</w:t>
      </w:r>
      <w:r>
        <w:rPr>
          <w:rFonts w:ascii="Consolas" w:hAnsi="Consolas" w:cs="Consolas"/>
          <w:noProof/>
          <w:color w:val="808080"/>
          <w:sz w:val="19"/>
          <w:szCs w:val="19"/>
        </w:rPr>
        <w:t>.</w:t>
      </w:r>
      <w:r>
        <w:rPr>
          <w:rFonts w:ascii="Consolas" w:hAnsi="Consolas" w:cs="Consolas"/>
          <w:noProof/>
          <w:color w:val="FF00FF"/>
          <w:sz w:val="19"/>
          <w:szCs w:val="19"/>
        </w:rPr>
        <w:t>schema_id</w:t>
      </w:r>
    </w:p>
    <w:p w14:paraId="5DC4D792" w14:textId="77777777" w:rsidR="003C7085" w:rsidRDefault="003C7085" w:rsidP="003C7085">
      <w:pPr>
        <w:autoSpaceDE w:val="0"/>
        <w:autoSpaceDN w:val="0"/>
        <w:adjustRightInd w:val="0"/>
        <w:spacing w:after="0"/>
        <w:rPr>
          <w:rFonts w:ascii="Consolas" w:hAnsi="Consolas" w:cs="Consolas"/>
          <w:noProof/>
          <w:sz w:val="19"/>
          <w:szCs w:val="19"/>
        </w:rPr>
      </w:pPr>
      <w:r>
        <w:rPr>
          <w:rFonts w:ascii="Consolas" w:hAnsi="Consolas" w:cs="Consolas"/>
          <w:noProof/>
          <w:sz w:val="19"/>
          <w:szCs w:val="19"/>
        </w:rPr>
        <w:tab/>
      </w:r>
      <w:r>
        <w:rPr>
          <w:rFonts w:ascii="Consolas" w:hAnsi="Consolas" w:cs="Consolas"/>
          <w:noProof/>
          <w:color w:val="808080"/>
          <w:sz w:val="19"/>
          <w:szCs w:val="19"/>
        </w:rPr>
        <w:t>and</w:t>
      </w:r>
      <w:r>
        <w:rPr>
          <w:rFonts w:ascii="Consolas" w:hAnsi="Consolas" w:cs="Consolas"/>
          <w:noProof/>
          <w:sz w:val="19"/>
          <w:szCs w:val="19"/>
        </w:rPr>
        <w:t xml:space="preserve"> </w:t>
      </w:r>
      <w:r>
        <w:rPr>
          <w:rFonts w:ascii="Consolas" w:hAnsi="Consolas" w:cs="Consolas"/>
          <w:noProof/>
          <w:color w:val="0000FF"/>
          <w:sz w:val="19"/>
          <w:szCs w:val="19"/>
        </w:rPr>
        <w:t>type</w:t>
      </w:r>
      <w:r>
        <w:rPr>
          <w:rFonts w:ascii="Consolas" w:hAnsi="Consolas" w:cs="Consolas"/>
          <w:noProof/>
          <w:sz w:val="19"/>
          <w:szCs w:val="19"/>
        </w:rPr>
        <w:t xml:space="preserve"> </w:t>
      </w:r>
      <w:r>
        <w:rPr>
          <w:rFonts w:ascii="Consolas" w:hAnsi="Consolas" w:cs="Consolas"/>
          <w:noProof/>
          <w:color w:val="808080"/>
          <w:sz w:val="19"/>
          <w:szCs w:val="19"/>
        </w:rPr>
        <w:t>not</w:t>
      </w:r>
      <w:r>
        <w:rPr>
          <w:rFonts w:ascii="Consolas" w:hAnsi="Consolas" w:cs="Consolas"/>
          <w:noProof/>
          <w:sz w:val="19"/>
          <w:szCs w:val="19"/>
        </w:rPr>
        <w:t xml:space="preserve"> </w:t>
      </w:r>
      <w:r>
        <w:rPr>
          <w:rFonts w:ascii="Consolas" w:hAnsi="Consolas" w:cs="Consolas"/>
          <w:noProof/>
          <w:color w:val="808080"/>
          <w:sz w:val="19"/>
          <w:szCs w:val="19"/>
        </w:rPr>
        <w:t>in</w:t>
      </w:r>
      <w:r>
        <w:rPr>
          <w:rFonts w:ascii="Consolas" w:hAnsi="Consolas" w:cs="Consolas"/>
          <w:noProof/>
          <w:color w:val="0000FF"/>
          <w:sz w:val="19"/>
          <w:szCs w:val="19"/>
        </w:rPr>
        <w:t xml:space="preserve"> </w:t>
      </w:r>
      <w:r>
        <w:rPr>
          <w:rFonts w:ascii="Consolas" w:hAnsi="Consolas" w:cs="Consolas"/>
          <w:noProof/>
          <w:color w:val="808080"/>
          <w:sz w:val="19"/>
          <w:szCs w:val="19"/>
        </w:rPr>
        <w:t>(</w:t>
      </w:r>
      <w:r>
        <w:rPr>
          <w:rFonts w:ascii="Consolas" w:hAnsi="Consolas" w:cs="Consolas"/>
          <w:noProof/>
          <w:color w:val="FF0000"/>
          <w:sz w:val="19"/>
          <w:szCs w:val="19"/>
        </w:rPr>
        <w:t>'PK'</w:t>
      </w:r>
      <w:r>
        <w:rPr>
          <w:rFonts w:ascii="Consolas" w:hAnsi="Consolas" w:cs="Consolas"/>
          <w:noProof/>
          <w:color w:val="808080"/>
          <w:sz w:val="19"/>
          <w:szCs w:val="19"/>
        </w:rPr>
        <w:t>,</w:t>
      </w:r>
      <w:r>
        <w:rPr>
          <w:rFonts w:ascii="Consolas" w:hAnsi="Consolas" w:cs="Consolas"/>
          <w:noProof/>
          <w:color w:val="FF0000"/>
          <w:sz w:val="19"/>
          <w:szCs w:val="19"/>
        </w:rPr>
        <w:t>'UQ'</w:t>
      </w:r>
      <w:r>
        <w:rPr>
          <w:rFonts w:ascii="Consolas" w:hAnsi="Consolas" w:cs="Consolas"/>
          <w:noProof/>
          <w:color w:val="808080"/>
          <w:sz w:val="19"/>
          <w:szCs w:val="19"/>
        </w:rPr>
        <w:t>,</w:t>
      </w:r>
      <w:r>
        <w:rPr>
          <w:rFonts w:ascii="Consolas" w:hAnsi="Consolas" w:cs="Consolas"/>
          <w:noProof/>
          <w:color w:val="FF0000"/>
          <w:sz w:val="19"/>
          <w:szCs w:val="19"/>
        </w:rPr>
        <w:t>'D'</w:t>
      </w:r>
      <w:r>
        <w:rPr>
          <w:rFonts w:ascii="Consolas" w:hAnsi="Consolas" w:cs="Consolas"/>
          <w:noProof/>
          <w:color w:val="808080"/>
          <w:sz w:val="19"/>
          <w:szCs w:val="19"/>
        </w:rPr>
        <w:t>,</w:t>
      </w:r>
      <w:r>
        <w:rPr>
          <w:rFonts w:ascii="Consolas" w:hAnsi="Consolas" w:cs="Consolas"/>
          <w:noProof/>
          <w:color w:val="FF0000"/>
          <w:sz w:val="19"/>
          <w:szCs w:val="19"/>
        </w:rPr>
        <w:t>'F'</w:t>
      </w:r>
      <w:r>
        <w:rPr>
          <w:rFonts w:ascii="Consolas" w:hAnsi="Consolas" w:cs="Consolas"/>
          <w:noProof/>
          <w:color w:val="808080"/>
          <w:sz w:val="19"/>
          <w:szCs w:val="19"/>
        </w:rPr>
        <w:t>)</w:t>
      </w:r>
    </w:p>
    <w:p w14:paraId="638EDC52" w14:textId="77777777" w:rsidR="003C7085" w:rsidRDefault="003C7085" w:rsidP="003C7085">
      <w:pPr>
        <w:autoSpaceDE w:val="0"/>
        <w:autoSpaceDN w:val="0"/>
        <w:adjustRightInd w:val="0"/>
        <w:spacing w:after="0"/>
        <w:rPr>
          <w:rFonts w:ascii="Consolas" w:hAnsi="Consolas" w:cs="Consolas"/>
          <w:noProof/>
          <w:sz w:val="19"/>
          <w:szCs w:val="19"/>
        </w:rPr>
      </w:pPr>
      <w:r>
        <w:rPr>
          <w:rFonts w:ascii="Consolas" w:hAnsi="Consolas" w:cs="Consolas"/>
          <w:noProof/>
          <w:sz w:val="19"/>
          <w:szCs w:val="19"/>
        </w:rPr>
        <w:tab/>
      </w:r>
      <w:r>
        <w:rPr>
          <w:rFonts w:ascii="Consolas" w:hAnsi="Consolas" w:cs="Consolas"/>
          <w:noProof/>
          <w:color w:val="808080"/>
          <w:sz w:val="19"/>
          <w:szCs w:val="19"/>
        </w:rPr>
        <w:t>and</w:t>
      </w:r>
      <w:r>
        <w:rPr>
          <w:rFonts w:ascii="Consolas" w:hAnsi="Consolas" w:cs="Consolas"/>
          <w:noProof/>
          <w:sz w:val="19"/>
          <w:szCs w:val="19"/>
        </w:rPr>
        <w:t xml:space="preserve"> </w:t>
      </w:r>
      <w:r>
        <w:rPr>
          <w:rFonts w:ascii="Consolas" w:hAnsi="Consolas" w:cs="Consolas"/>
          <w:noProof/>
          <w:color w:val="008000"/>
          <w:sz w:val="19"/>
          <w:szCs w:val="19"/>
        </w:rPr>
        <w:t>schemas</w:t>
      </w:r>
      <w:r>
        <w:rPr>
          <w:rFonts w:ascii="Consolas" w:hAnsi="Consolas" w:cs="Consolas"/>
          <w:noProof/>
          <w:color w:val="808080"/>
          <w:sz w:val="19"/>
          <w:szCs w:val="19"/>
        </w:rPr>
        <w:t>.</w:t>
      </w:r>
      <w:r>
        <w:rPr>
          <w:rFonts w:ascii="Consolas" w:hAnsi="Consolas" w:cs="Consolas"/>
          <w:noProof/>
          <w:sz w:val="19"/>
          <w:szCs w:val="19"/>
        </w:rPr>
        <w:t xml:space="preserve">name </w:t>
      </w:r>
      <w:r>
        <w:rPr>
          <w:rFonts w:ascii="Consolas" w:hAnsi="Consolas" w:cs="Consolas"/>
          <w:noProof/>
          <w:color w:val="808080"/>
          <w:sz w:val="19"/>
          <w:szCs w:val="19"/>
        </w:rPr>
        <w:t>like</w:t>
      </w:r>
      <w:r>
        <w:rPr>
          <w:rFonts w:ascii="Consolas" w:hAnsi="Consolas" w:cs="Consolas"/>
          <w:noProof/>
          <w:sz w:val="19"/>
          <w:szCs w:val="19"/>
        </w:rPr>
        <w:t xml:space="preserve"> </w:t>
      </w:r>
      <w:r>
        <w:rPr>
          <w:rFonts w:ascii="Consolas" w:hAnsi="Consolas" w:cs="Consolas"/>
          <w:noProof/>
          <w:color w:val="FF0000"/>
          <w:sz w:val="19"/>
          <w:szCs w:val="19"/>
        </w:rPr>
        <w:t>'em%'</w:t>
      </w:r>
    </w:p>
    <w:p w14:paraId="7AA71F49" w14:textId="77777777" w:rsidR="003C7085" w:rsidRDefault="003C7085" w:rsidP="003C7085">
      <w:pPr>
        <w:autoSpaceDE w:val="0"/>
        <w:autoSpaceDN w:val="0"/>
        <w:adjustRightInd w:val="0"/>
        <w:spacing w:after="0"/>
        <w:rPr>
          <w:rFonts w:ascii="Consolas" w:hAnsi="Consolas" w:cs="Consolas"/>
          <w:noProof/>
          <w:sz w:val="19"/>
          <w:szCs w:val="19"/>
        </w:rPr>
      </w:pPr>
      <w:r>
        <w:rPr>
          <w:rFonts w:ascii="Consolas" w:hAnsi="Consolas" w:cs="Consolas"/>
          <w:noProof/>
          <w:color w:val="808080"/>
          <w:sz w:val="19"/>
          <w:szCs w:val="19"/>
        </w:rPr>
        <w:t>)</w:t>
      </w:r>
    </w:p>
    <w:p w14:paraId="78682A21" w14:textId="77777777" w:rsidR="003C7085" w:rsidRDefault="003C7085" w:rsidP="003C7085">
      <w:pPr>
        <w:autoSpaceDE w:val="0"/>
        <w:autoSpaceDN w:val="0"/>
        <w:adjustRightInd w:val="0"/>
        <w:spacing w:after="0"/>
        <w:rPr>
          <w:rFonts w:ascii="Consolas" w:hAnsi="Consolas" w:cs="Consolas"/>
          <w:noProof/>
          <w:sz w:val="19"/>
          <w:szCs w:val="19"/>
        </w:rPr>
      </w:pPr>
      <w:r>
        <w:rPr>
          <w:rFonts w:ascii="Consolas" w:hAnsi="Consolas" w:cs="Consolas"/>
          <w:noProof/>
          <w:color w:val="0000FF"/>
          <w:sz w:val="19"/>
          <w:szCs w:val="19"/>
        </w:rPr>
        <w:t>select</w:t>
      </w:r>
      <w:r>
        <w:rPr>
          <w:rFonts w:ascii="Consolas" w:hAnsi="Consolas" w:cs="Consolas"/>
          <w:noProof/>
          <w:sz w:val="19"/>
          <w:szCs w:val="19"/>
        </w:rPr>
        <w:t xml:space="preserve"> u</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0000FF"/>
          <w:sz w:val="19"/>
          <w:szCs w:val="19"/>
        </w:rPr>
        <w:t>from</w:t>
      </w:r>
      <w:r>
        <w:rPr>
          <w:rFonts w:ascii="Consolas" w:hAnsi="Consolas" w:cs="Consolas"/>
          <w:noProof/>
          <w:sz w:val="19"/>
          <w:szCs w:val="19"/>
        </w:rPr>
        <w:t xml:space="preserve"> u </w:t>
      </w:r>
      <w:r>
        <w:rPr>
          <w:rFonts w:ascii="Consolas" w:hAnsi="Consolas" w:cs="Consolas"/>
          <w:noProof/>
          <w:color w:val="808080"/>
          <w:sz w:val="19"/>
          <w:szCs w:val="19"/>
        </w:rPr>
        <w:t>outer</w:t>
      </w:r>
      <w:r>
        <w:rPr>
          <w:rFonts w:ascii="Consolas" w:hAnsi="Consolas" w:cs="Consolas"/>
          <w:noProof/>
          <w:sz w:val="19"/>
          <w:szCs w:val="19"/>
        </w:rPr>
        <w:t xml:space="preserve"> </w:t>
      </w:r>
      <w:r>
        <w:rPr>
          <w:rFonts w:ascii="Consolas" w:hAnsi="Consolas" w:cs="Consolas"/>
          <w:noProof/>
          <w:color w:val="808080"/>
          <w:sz w:val="19"/>
          <w:szCs w:val="19"/>
        </w:rPr>
        <w:t>apply</w:t>
      </w:r>
      <w:r>
        <w:rPr>
          <w:rFonts w:ascii="Consolas" w:hAnsi="Consolas" w:cs="Consolas"/>
          <w:noProof/>
          <w:sz w:val="19"/>
          <w:szCs w:val="19"/>
        </w:rPr>
        <w:t xml:space="preserve"> </w:t>
      </w:r>
      <w:r>
        <w:rPr>
          <w:rFonts w:ascii="Consolas" w:hAnsi="Consolas" w:cs="Consolas"/>
          <w:noProof/>
          <w:color w:val="008000"/>
          <w:sz w:val="19"/>
          <w:szCs w:val="19"/>
        </w:rPr>
        <w:t>sys</w:t>
      </w:r>
      <w:r>
        <w:rPr>
          <w:rFonts w:ascii="Consolas" w:hAnsi="Consolas" w:cs="Consolas"/>
          <w:noProof/>
          <w:color w:val="808080"/>
          <w:sz w:val="19"/>
          <w:szCs w:val="19"/>
        </w:rPr>
        <w:t>.</w:t>
      </w:r>
      <w:r>
        <w:rPr>
          <w:rFonts w:ascii="Consolas" w:hAnsi="Consolas" w:cs="Consolas"/>
          <w:noProof/>
          <w:color w:val="008000"/>
          <w:sz w:val="19"/>
          <w:szCs w:val="19"/>
        </w:rPr>
        <w:t>dm_sql_referencing_entities</w:t>
      </w:r>
      <w:r>
        <w:rPr>
          <w:rFonts w:ascii="Consolas" w:hAnsi="Consolas" w:cs="Consolas"/>
          <w:noProof/>
          <w:color w:val="808080"/>
          <w:sz w:val="19"/>
          <w:szCs w:val="19"/>
        </w:rPr>
        <w:t>(</w:t>
      </w:r>
      <w:r>
        <w:rPr>
          <w:rFonts w:ascii="Consolas" w:hAnsi="Consolas" w:cs="Consolas"/>
          <w:noProof/>
          <w:sz w:val="19"/>
          <w:szCs w:val="19"/>
        </w:rPr>
        <w:t>uname</w:t>
      </w:r>
      <w:r>
        <w:rPr>
          <w:rFonts w:ascii="Consolas" w:hAnsi="Consolas" w:cs="Consolas"/>
          <w:noProof/>
          <w:color w:val="808080"/>
          <w:sz w:val="19"/>
          <w:szCs w:val="19"/>
        </w:rPr>
        <w:t>,</w:t>
      </w:r>
      <w:r>
        <w:rPr>
          <w:rFonts w:ascii="Consolas" w:hAnsi="Consolas" w:cs="Consolas"/>
          <w:noProof/>
          <w:color w:val="FF0000"/>
          <w:sz w:val="19"/>
          <w:szCs w:val="19"/>
        </w:rPr>
        <w:t>'OBJECT'</w:t>
      </w:r>
      <w:r>
        <w:rPr>
          <w:rFonts w:ascii="Consolas" w:hAnsi="Consolas" w:cs="Consolas"/>
          <w:noProof/>
          <w:color w:val="808080"/>
          <w:sz w:val="19"/>
          <w:szCs w:val="19"/>
        </w:rPr>
        <w:t>)</w:t>
      </w:r>
      <w:r>
        <w:rPr>
          <w:rFonts w:ascii="Consolas" w:hAnsi="Consolas" w:cs="Consolas"/>
          <w:noProof/>
          <w:sz w:val="19"/>
          <w:szCs w:val="19"/>
        </w:rPr>
        <w:t xml:space="preserve"> r</w:t>
      </w:r>
    </w:p>
    <w:p w14:paraId="4F252282" w14:textId="77777777" w:rsidR="003C7085" w:rsidRDefault="003C7085" w:rsidP="003C7085">
      <w:pPr>
        <w:autoSpaceDE w:val="0"/>
        <w:autoSpaceDN w:val="0"/>
        <w:adjustRightInd w:val="0"/>
        <w:spacing w:after="0"/>
        <w:rPr>
          <w:rFonts w:ascii="Consolas" w:hAnsi="Consolas" w:cs="Consolas"/>
          <w:noProof/>
          <w:sz w:val="19"/>
          <w:szCs w:val="19"/>
        </w:rPr>
      </w:pPr>
      <w:r>
        <w:rPr>
          <w:rFonts w:ascii="Consolas" w:hAnsi="Consolas" w:cs="Consolas"/>
          <w:noProof/>
          <w:color w:val="0000FF"/>
          <w:sz w:val="19"/>
          <w:szCs w:val="19"/>
        </w:rPr>
        <w:t>where</w:t>
      </w:r>
      <w:r>
        <w:rPr>
          <w:rFonts w:ascii="Consolas" w:hAnsi="Consolas" w:cs="Consolas"/>
          <w:noProof/>
          <w:sz w:val="19"/>
          <w:szCs w:val="19"/>
        </w:rPr>
        <w:t xml:space="preserve"> 1</w:t>
      </w:r>
      <w:r>
        <w:rPr>
          <w:rFonts w:ascii="Consolas" w:hAnsi="Consolas" w:cs="Consolas"/>
          <w:noProof/>
          <w:color w:val="808080"/>
          <w:sz w:val="19"/>
          <w:szCs w:val="19"/>
        </w:rPr>
        <w:t>=</w:t>
      </w:r>
      <w:r>
        <w:rPr>
          <w:rFonts w:ascii="Consolas" w:hAnsi="Consolas" w:cs="Consolas"/>
          <w:noProof/>
          <w:sz w:val="19"/>
          <w:szCs w:val="19"/>
        </w:rPr>
        <w:t>1</w:t>
      </w:r>
    </w:p>
    <w:p w14:paraId="5EA9AC11" w14:textId="481DB954" w:rsidR="003C7085" w:rsidRDefault="003C7085" w:rsidP="003C7085">
      <w:pPr>
        <w:autoSpaceDE w:val="0"/>
        <w:autoSpaceDN w:val="0"/>
        <w:adjustRightInd w:val="0"/>
        <w:spacing w:after="0"/>
        <w:rPr>
          <w:rFonts w:ascii="Consolas" w:hAnsi="Consolas" w:cs="Consolas"/>
          <w:noProof/>
          <w:sz w:val="19"/>
          <w:szCs w:val="19"/>
        </w:rPr>
      </w:pPr>
      <w:r>
        <w:rPr>
          <w:rFonts w:ascii="Consolas" w:hAnsi="Consolas" w:cs="Consolas"/>
          <w:noProof/>
          <w:color w:val="808080"/>
          <w:sz w:val="19"/>
          <w:szCs w:val="19"/>
        </w:rPr>
        <w:t>and</w:t>
      </w:r>
      <w:r>
        <w:rPr>
          <w:rFonts w:ascii="Consolas" w:hAnsi="Consolas" w:cs="Consolas"/>
          <w:noProof/>
          <w:sz w:val="19"/>
          <w:szCs w:val="19"/>
        </w:rPr>
        <w:t xml:space="preserve"> r</w:t>
      </w:r>
      <w:r>
        <w:rPr>
          <w:rFonts w:ascii="Consolas" w:hAnsi="Consolas" w:cs="Consolas"/>
          <w:noProof/>
          <w:color w:val="808080"/>
          <w:sz w:val="19"/>
          <w:szCs w:val="19"/>
        </w:rPr>
        <w:t>.</w:t>
      </w:r>
      <w:r>
        <w:rPr>
          <w:rFonts w:ascii="Consolas" w:hAnsi="Consolas" w:cs="Consolas"/>
          <w:noProof/>
          <w:sz w:val="19"/>
          <w:szCs w:val="19"/>
        </w:rPr>
        <w:t xml:space="preserve">referencing_id </w:t>
      </w:r>
      <w:r>
        <w:rPr>
          <w:rFonts w:ascii="Consolas" w:hAnsi="Consolas" w:cs="Consolas"/>
          <w:noProof/>
          <w:color w:val="808080"/>
          <w:sz w:val="19"/>
          <w:szCs w:val="19"/>
        </w:rPr>
        <w:t>is</w:t>
      </w:r>
      <w:r>
        <w:rPr>
          <w:rFonts w:ascii="Consolas" w:hAnsi="Consolas" w:cs="Consolas"/>
          <w:noProof/>
          <w:sz w:val="19"/>
          <w:szCs w:val="19"/>
        </w:rPr>
        <w:t xml:space="preserve"> </w:t>
      </w:r>
      <w:r>
        <w:rPr>
          <w:rFonts w:ascii="Consolas" w:hAnsi="Consolas" w:cs="Consolas"/>
          <w:noProof/>
          <w:color w:val="808080"/>
          <w:sz w:val="19"/>
          <w:szCs w:val="19"/>
        </w:rPr>
        <w:t>null</w:t>
      </w:r>
    </w:p>
    <w:p w14:paraId="26FD0299" w14:textId="77777777" w:rsidR="003C7085" w:rsidRDefault="003C7085" w:rsidP="003C7085">
      <w:pPr>
        <w:autoSpaceDE w:val="0"/>
        <w:autoSpaceDN w:val="0"/>
        <w:adjustRightInd w:val="0"/>
        <w:spacing w:after="0"/>
        <w:rPr>
          <w:rFonts w:ascii="Consolas" w:hAnsi="Consolas" w:cs="Consolas"/>
          <w:noProof/>
          <w:sz w:val="19"/>
          <w:szCs w:val="19"/>
        </w:rPr>
      </w:pPr>
      <w:r>
        <w:rPr>
          <w:rFonts w:ascii="Consolas" w:hAnsi="Consolas" w:cs="Consolas"/>
          <w:noProof/>
          <w:color w:val="808080"/>
          <w:sz w:val="19"/>
          <w:szCs w:val="19"/>
        </w:rPr>
        <w:t>and</w:t>
      </w:r>
      <w:r>
        <w:rPr>
          <w:rFonts w:ascii="Consolas" w:hAnsi="Consolas" w:cs="Consolas"/>
          <w:noProof/>
          <w:sz w:val="19"/>
          <w:szCs w:val="19"/>
        </w:rPr>
        <w:t xml:space="preserve"> uname </w:t>
      </w:r>
      <w:r>
        <w:rPr>
          <w:rFonts w:ascii="Consolas" w:hAnsi="Consolas" w:cs="Consolas"/>
          <w:noProof/>
          <w:color w:val="808080"/>
          <w:sz w:val="19"/>
          <w:szCs w:val="19"/>
        </w:rPr>
        <w:t>not</w:t>
      </w:r>
      <w:r>
        <w:rPr>
          <w:rFonts w:ascii="Consolas" w:hAnsi="Consolas" w:cs="Consolas"/>
          <w:noProof/>
          <w:sz w:val="19"/>
          <w:szCs w:val="19"/>
        </w:rPr>
        <w:t xml:space="preserve"> </w:t>
      </w:r>
      <w:r>
        <w:rPr>
          <w:rFonts w:ascii="Consolas" w:hAnsi="Consolas" w:cs="Consolas"/>
          <w:noProof/>
          <w:color w:val="808080"/>
          <w:sz w:val="19"/>
          <w:szCs w:val="19"/>
        </w:rPr>
        <w:t>in</w:t>
      </w:r>
      <w:r>
        <w:rPr>
          <w:rFonts w:ascii="Consolas" w:hAnsi="Consolas" w:cs="Consolas"/>
          <w:noProof/>
          <w:sz w:val="19"/>
          <w:szCs w:val="19"/>
        </w:rPr>
        <w:t xml:space="preserve"> </w:t>
      </w:r>
    </w:p>
    <w:p w14:paraId="535966D2" w14:textId="77777777" w:rsidR="003C7085" w:rsidRDefault="003C7085" w:rsidP="003C7085">
      <w:pPr>
        <w:autoSpaceDE w:val="0"/>
        <w:autoSpaceDN w:val="0"/>
        <w:adjustRightInd w:val="0"/>
        <w:spacing w:after="0"/>
        <w:rPr>
          <w:rFonts w:ascii="Consolas" w:hAnsi="Consolas" w:cs="Consolas"/>
          <w:noProof/>
          <w:sz w:val="19"/>
          <w:szCs w:val="19"/>
        </w:rPr>
      </w:pPr>
      <w:r>
        <w:rPr>
          <w:rFonts w:ascii="Consolas" w:hAnsi="Consolas" w:cs="Consolas"/>
          <w:noProof/>
          <w:color w:val="808080"/>
          <w:sz w:val="19"/>
          <w:szCs w:val="19"/>
        </w:rPr>
        <w:t>(</w:t>
      </w:r>
      <w:r>
        <w:rPr>
          <w:rFonts w:ascii="Consolas" w:hAnsi="Consolas" w:cs="Consolas"/>
          <w:noProof/>
          <w:color w:val="FF0000"/>
          <w:sz w:val="19"/>
          <w:szCs w:val="19"/>
        </w:rPr>
        <w:t>'em0.saveTicker'</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'em0.updateFpiCountry'</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'em0.updatePEO'</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'em0.updateFPI'</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'em0.updateFYE'</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'em0.updateAccounting'</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'em0.SaveOtherTicker'</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'em0.OtherTicker'</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'em0.ViewCusip'</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'raw0.Filer'</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'em0.viewTickerReolutionMaster1'</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'em0.viewTickerReolutionMaster'</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'em0.ViewEntityHistory'</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'em0.ViewYahooOTCMarketHistory_tbl'</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'em0_ops.cik2LatestTicker1'</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'em0.ViewTickerInputHistory'</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'em0_ops.ViewOpenFigi'</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'em0.ViewTickerCikPublish'</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'em0.ViewTickerCikPublish1'</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'em0.ViewFinanceRefine'</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'em0_dev.ViewLatestFilerInfo'</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'em0_ops.ExceptionTickerMultipleCik'</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'dbo.NormalizeSpace(title)'</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'em0.ViewCompanyTickersJson'</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'em0.ViewCompanyCIKTickersJson'</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'em0.ViewMutualFundJson'</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'em0.ViewCompanyCIKTickersJson'</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'em0_ops.getCountry'</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'em0_ops.getPEO'</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'em0_ops.getFYE'</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'em0_ops.Fpi'</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'em0_ops.getAccounting'</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'em0_ops.getFPI'</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'em0_ops.ViewISIN_LEI_Relationship'</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'em0_ops.BIC_LEI_Relationship'</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'em0_ops.Gleif_Repex_Golden_Copy'</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'em0_ops.Gleif_RR_Golden_Copy'</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'em0.View_Gleif_OtherEntityNames'</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'em0.View_Gleif_TransliteratedOtherEntityNames'</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'em0.View_Gleif_TransliteratedOtherAddresses'</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'em0.View_Gleif_Registration_Details'</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'em0.View_Gleif_Misc_Details'</w:t>
      </w:r>
      <w:r>
        <w:rPr>
          <w:rFonts w:ascii="Consolas" w:hAnsi="Consolas" w:cs="Consolas"/>
          <w:noProof/>
          <w:color w:val="808080"/>
          <w:sz w:val="19"/>
          <w:szCs w:val="19"/>
        </w:rPr>
        <w:t>,</w:t>
      </w:r>
      <w:r>
        <w:rPr>
          <w:rFonts w:ascii="Consolas" w:hAnsi="Consolas" w:cs="Consolas"/>
          <w:noProof/>
          <w:sz w:val="19"/>
          <w:szCs w:val="19"/>
        </w:rPr>
        <w:t xml:space="preserve"> </w:t>
      </w:r>
      <w:r>
        <w:rPr>
          <w:rFonts w:ascii="Consolas" w:hAnsi="Consolas" w:cs="Consolas"/>
          <w:noProof/>
          <w:color w:val="FF0000"/>
          <w:sz w:val="19"/>
          <w:szCs w:val="19"/>
        </w:rPr>
        <w:t>'em0_ops.ViewBIC_LEI_Relationship'</w:t>
      </w:r>
      <w:r>
        <w:rPr>
          <w:rFonts w:ascii="Consolas" w:hAnsi="Consolas" w:cs="Consolas"/>
          <w:noProof/>
          <w:color w:val="808080"/>
          <w:sz w:val="19"/>
          <w:szCs w:val="19"/>
        </w:rPr>
        <w:t>)</w:t>
      </w:r>
    </w:p>
    <w:p w14:paraId="27CA6BD2" w14:textId="77777777" w:rsidR="003C7085" w:rsidRDefault="003C7085" w:rsidP="003C7085">
      <w:pPr>
        <w:autoSpaceDE w:val="0"/>
        <w:autoSpaceDN w:val="0"/>
        <w:adjustRightInd w:val="0"/>
        <w:spacing w:after="0"/>
        <w:rPr>
          <w:rFonts w:ascii="Consolas" w:hAnsi="Consolas" w:cs="Consolas"/>
          <w:sz w:val="19"/>
          <w:szCs w:val="19"/>
        </w:rPr>
      </w:pPr>
      <w:proofErr w:type="gramStart"/>
      <w:r>
        <w:rPr>
          <w:rFonts w:ascii="Consolas" w:hAnsi="Consolas" w:cs="Consolas"/>
          <w:color w:val="0000FF"/>
          <w:sz w:val="19"/>
          <w:szCs w:val="19"/>
        </w:rPr>
        <w:lastRenderedPageBreak/>
        <w:t>order</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modify_date</w:t>
      </w:r>
      <w:proofErr w:type="spellEnd"/>
      <w:r>
        <w:rPr>
          <w:rFonts w:ascii="Consolas" w:hAnsi="Consolas" w:cs="Consolas"/>
          <w:sz w:val="19"/>
          <w:szCs w:val="19"/>
        </w:rPr>
        <w:t xml:space="preserve"> </w:t>
      </w:r>
      <w:proofErr w:type="spellStart"/>
      <w:r>
        <w:rPr>
          <w:rFonts w:ascii="Consolas" w:hAnsi="Consolas" w:cs="Consolas"/>
          <w:color w:val="0000FF"/>
          <w:sz w:val="19"/>
          <w:szCs w:val="19"/>
        </w:rPr>
        <w:t>asc</w:t>
      </w:r>
      <w:r>
        <w:rPr>
          <w:rFonts w:ascii="Consolas" w:hAnsi="Consolas" w:cs="Consolas"/>
          <w:color w:val="808080"/>
          <w:sz w:val="19"/>
          <w:szCs w:val="19"/>
        </w:rPr>
        <w:t>,</w:t>
      </w:r>
      <w:r>
        <w:rPr>
          <w:rFonts w:ascii="Consolas" w:hAnsi="Consolas" w:cs="Consolas"/>
          <w:sz w:val="19"/>
          <w:szCs w:val="19"/>
        </w:rPr>
        <w:t>create_date</w:t>
      </w:r>
      <w:proofErr w:type="spellEnd"/>
      <w:r>
        <w:rPr>
          <w:rFonts w:ascii="Consolas" w:hAnsi="Consolas" w:cs="Consolas"/>
          <w:sz w:val="19"/>
          <w:szCs w:val="19"/>
        </w:rPr>
        <w:t xml:space="preserve"> </w:t>
      </w:r>
      <w:proofErr w:type="spellStart"/>
      <w:r>
        <w:rPr>
          <w:rFonts w:ascii="Consolas" w:hAnsi="Consolas" w:cs="Consolas"/>
          <w:color w:val="0000FF"/>
          <w:sz w:val="19"/>
          <w:szCs w:val="19"/>
        </w:rPr>
        <w:t>asc</w:t>
      </w:r>
      <w:proofErr w:type="spellEnd"/>
    </w:p>
    <w:p w14:paraId="1B970F7D" w14:textId="77777777" w:rsidR="003C7085" w:rsidRDefault="003C7085" w:rsidP="003C7085">
      <w:pPr>
        <w:autoSpaceDE w:val="0"/>
        <w:autoSpaceDN w:val="0"/>
        <w:adjustRightInd w:val="0"/>
        <w:spacing w:after="0"/>
        <w:rPr>
          <w:rFonts w:ascii="Consolas" w:hAnsi="Consolas" w:cs="Consolas"/>
          <w:color w:val="0000FF"/>
          <w:sz w:val="19"/>
          <w:szCs w:val="19"/>
        </w:rPr>
      </w:pPr>
      <w:proofErr w:type="gramStart"/>
      <w:r>
        <w:rPr>
          <w:rFonts w:ascii="Consolas" w:hAnsi="Consolas" w:cs="Consolas"/>
          <w:color w:val="0000FF"/>
          <w:sz w:val="19"/>
          <w:szCs w:val="19"/>
        </w:rPr>
        <w:t>go</w:t>
      </w:r>
      <w:proofErr w:type="gramEnd"/>
    </w:p>
    <w:p w14:paraId="43C81DEB" w14:textId="77777777" w:rsidR="003C7085" w:rsidRPr="005A3DB6" w:rsidRDefault="003C7085" w:rsidP="00D84300">
      <w:pPr>
        <w:rPr>
          <w:rFonts w:ascii="Consolas" w:hAnsi="Consolas"/>
          <w:sz w:val="16"/>
          <w:szCs w:val="16"/>
        </w:rPr>
      </w:pPr>
    </w:p>
    <w:sectPr w:rsidR="003C7085" w:rsidRPr="005A3DB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Hamscher, Walter" w:date="2022-04-15T13:53:00Z" w:initials="HW">
    <w:p w14:paraId="6E135C5A" w14:textId="77777777" w:rsidR="000E1D55" w:rsidRDefault="000E1D55">
      <w:pPr>
        <w:pStyle w:val="CommentText"/>
      </w:pPr>
      <w:r>
        <w:rPr>
          <w:rStyle w:val="CommentReference"/>
        </w:rPr>
        <w:annotationRef/>
      </w:r>
      <w:r>
        <w:t>There are of course other schemas em0_op, em0_ops, em0_dev to consider.</w:t>
      </w:r>
    </w:p>
  </w:comment>
  <w:comment w:id="8" w:author="Hamscher, Walter" w:date="2022-04-15T14:01:00Z" w:initials="HW">
    <w:p w14:paraId="77CADACF" w14:textId="77777777" w:rsidR="000E1D55" w:rsidRDefault="000E1D55">
      <w:pPr>
        <w:pStyle w:val="CommentText"/>
      </w:pPr>
      <w:r>
        <w:rPr>
          <w:rStyle w:val="CommentReference"/>
        </w:rPr>
        <w:annotationRef/>
      </w:r>
      <w:r>
        <w:t>These are good to know.</w:t>
      </w:r>
    </w:p>
    <w:p w14:paraId="3C39299E" w14:textId="77777777" w:rsidR="000E1D55" w:rsidRDefault="000E1D55">
      <w:pPr>
        <w:pStyle w:val="CommentText"/>
      </w:pPr>
      <w:r>
        <w:t>I’m going to miss PIVOT!  But crosstab seems to do the same thing.</w:t>
      </w:r>
    </w:p>
  </w:comment>
  <w:comment w:id="9" w:author="Hamscher, Walter" w:date="2022-04-15T14:02:00Z" w:initials="HW">
    <w:p w14:paraId="77FE53F5" w14:textId="77777777" w:rsidR="004752A0" w:rsidRDefault="004752A0">
      <w:pPr>
        <w:pStyle w:val="CommentText"/>
      </w:pPr>
      <w:r>
        <w:rPr>
          <w:rStyle w:val="CommentReference"/>
        </w:rPr>
        <w:annotationRef/>
      </w:r>
      <w:r>
        <w:t>Other than the issues listed above?</w:t>
      </w:r>
    </w:p>
  </w:comment>
  <w:comment w:id="10" w:author="Hamscher, Walter" w:date="2022-04-15T14:02:00Z" w:initials="HW">
    <w:p w14:paraId="72E7DBBB" w14:textId="77777777" w:rsidR="004752A0" w:rsidRDefault="004752A0">
      <w:pPr>
        <w:pStyle w:val="CommentText"/>
      </w:pPr>
      <w:r>
        <w:rPr>
          <w:rStyle w:val="CommentReference"/>
        </w:rPr>
        <w:annotationRef/>
      </w:r>
      <w:r>
        <w:t>Please do this; it should be possible to always identify when database objects are no longer used by the application or by external connections.</w:t>
      </w:r>
    </w:p>
  </w:comment>
  <w:comment w:id="12" w:author="Hamscher, Walter" w:date="2022-04-15T14:04:00Z" w:initials="HW">
    <w:p w14:paraId="43E58D58" w14:textId="77777777" w:rsidR="004752A0" w:rsidRDefault="004752A0">
      <w:pPr>
        <w:pStyle w:val="CommentText"/>
      </w:pPr>
      <w:r>
        <w:rPr>
          <w:rStyle w:val="CommentReference"/>
        </w:rPr>
        <w:annotationRef/>
      </w:r>
      <w:r>
        <w:t xml:space="preserve">Presumably you are talking about a one-time operation </w:t>
      </w:r>
      <w:proofErr w:type="gramStart"/>
      <w:r>
        <w:t>right ?</w:t>
      </w:r>
      <w:proofErr w:type="gramEnd"/>
    </w:p>
  </w:comment>
  <w:comment w:id="13" w:author="Hamscher, Walter" w:date="2022-04-15T14:05:00Z" w:initials="HW">
    <w:p w14:paraId="596E9CCA" w14:textId="09162491" w:rsidR="00BF3A9A" w:rsidRDefault="00BF3A9A">
      <w:pPr>
        <w:pStyle w:val="CommentText"/>
      </w:pPr>
      <w:r>
        <w:rPr>
          <w:rStyle w:val="CommentReference"/>
        </w:rPr>
        <w:annotationRef/>
      </w:r>
      <w:r>
        <w:t>It is quite striking how few em0 tables have unique keys and how few foreign key relationships exist for the ones that do.  Although this presumably makes for easy c</w:t>
      </w:r>
      <w:r w:rsidR="003C7085">
        <w:t>onversion, it makes me wonder why that is.</w:t>
      </w:r>
    </w:p>
  </w:comment>
  <w:comment w:id="19" w:author="Hamscher, Walter" w:date="2022-04-15T14:15:00Z" w:initials="HW">
    <w:p w14:paraId="076FDB87" w14:textId="0A1B5F39" w:rsidR="003C7085" w:rsidRDefault="003C7085">
      <w:pPr>
        <w:pStyle w:val="CommentText"/>
      </w:pPr>
      <w:r>
        <w:rPr>
          <w:rStyle w:val="CommentReference"/>
        </w:rPr>
        <w:annotationRef/>
      </w:r>
      <w:r>
        <w:t xml:space="preserve">Yes, I can’t see that SRMS warrants using anything </w:t>
      </w:r>
      <w:r w:rsidRPr="003C7085">
        <w:rPr>
          <w:i/>
        </w:rPr>
        <w:t>other</w:t>
      </w:r>
      <w:r>
        <w:t xml:space="preserve"> than Glue, see </w:t>
      </w:r>
      <w:hyperlink r:id="rId1" w:history="1">
        <w:r w:rsidRPr="00CB47D1">
          <w:rPr>
            <w:rStyle w:val="Hyperlink"/>
          </w:rPr>
          <w:t>https://confluence.ad.sec.gov/display/CAT/EDW+2.0+ETL+Standards+and+Guideline</w:t>
        </w:r>
      </w:hyperlink>
      <w:r>
        <w:t xml:space="preserve"> </w:t>
      </w:r>
    </w:p>
  </w:comment>
  <w:comment w:id="53" w:author="Hamscher, Walter" w:date="2022-04-15T14:18:00Z" w:initials="HW">
    <w:p w14:paraId="5720B784" w14:textId="57FDA420" w:rsidR="003C7085" w:rsidRDefault="003C7085">
      <w:pPr>
        <w:pStyle w:val="CommentText"/>
      </w:pPr>
      <w:r>
        <w:rPr>
          <w:rStyle w:val="CommentReference"/>
        </w:rPr>
        <w:annotationRef/>
      </w:r>
      <w:r>
        <w:t>Yes, this is the intended approach in Phase 1 (release 5.0.0.1).</w:t>
      </w:r>
    </w:p>
  </w:comment>
  <w:comment w:id="58" w:author="Hamscher, Walter" w:date="2022-04-15T14:32:00Z" w:initials="HW">
    <w:p w14:paraId="48A88E9C" w14:textId="3A552B9E" w:rsidR="007A2BB3" w:rsidRDefault="007A2BB3">
      <w:pPr>
        <w:pStyle w:val="CommentText"/>
      </w:pPr>
      <w:r>
        <w:rPr>
          <w:rStyle w:val="CommentReference"/>
        </w:rPr>
        <w:annotationRef/>
      </w:r>
      <w:r>
        <w:t xml:space="preserve">I don’t think that can be a complete list, unless there are really 216 unused objects?  If so it </w:t>
      </w:r>
      <w:r>
        <w:rPr>
          <w:i/>
        </w:rPr>
        <w:t>really</w:t>
      </w:r>
      <w:r>
        <w:t xml:space="preserve"> needs to be cleaned up.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135C5A" w15:done="0"/>
  <w15:commentEx w15:paraId="3C39299E" w15:done="0"/>
  <w15:commentEx w15:paraId="77FE53F5" w15:done="0"/>
  <w15:commentEx w15:paraId="72E7DBBB" w15:done="0"/>
  <w15:commentEx w15:paraId="43E58D58" w15:done="0"/>
  <w15:commentEx w15:paraId="596E9CCA" w15:done="0"/>
  <w15:commentEx w15:paraId="076FDB87" w15:done="0"/>
  <w15:commentEx w15:paraId="5720B784" w15:done="0"/>
  <w15:commentEx w15:paraId="48A88E9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01B8F"/>
    <w:multiLevelType w:val="hybridMultilevel"/>
    <w:tmpl w:val="711223F8"/>
    <w:lvl w:ilvl="0" w:tplc="7CB4AD9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8B39BF"/>
    <w:multiLevelType w:val="hybridMultilevel"/>
    <w:tmpl w:val="8EDE6912"/>
    <w:lvl w:ilvl="0" w:tplc="BD16643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034A4B"/>
    <w:multiLevelType w:val="hybridMultilevel"/>
    <w:tmpl w:val="B9D22F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7A17B4"/>
    <w:multiLevelType w:val="hybridMultilevel"/>
    <w:tmpl w:val="D876D0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F71FF7"/>
    <w:multiLevelType w:val="hybridMultilevel"/>
    <w:tmpl w:val="AC0852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067E96"/>
    <w:multiLevelType w:val="hybridMultilevel"/>
    <w:tmpl w:val="2B523C44"/>
    <w:lvl w:ilvl="0" w:tplc="3E30287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0"/>
  </w:num>
  <w:num w:numId="5">
    <w:abstractNumId w:val="2"/>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e, Henry (Contractor)">
    <w15:presenceInfo w15:providerId="AD" w15:userId="S-1-5-21-496530455-28907400-1360554963-313777"/>
  </w15:person>
  <w15:person w15:author="Hamscher, Walter">
    <w15:presenceInfo w15:providerId="AD" w15:userId="S-1-5-21-496530455-28907400-1360554963-810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AEE"/>
    <w:rsid w:val="00056F8D"/>
    <w:rsid w:val="0009051E"/>
    <w:rsid w:val="000A4A59"/>
    <w:rsid w:val="000E1D55"/>
    <w:rsid w:val="001129A0"/>
    <w:rsid w:val="00231E64"/>
    <w:rsid w:val="00333633"/>
    <w:rsid w:val="00353BED"/>
    <w:rsid w:val="003B0106"/>
    <w:rsid w:val="003B3A52"/>
    <w:rsid w:val="003C7085"/>
    <w:rsid w:val="00443C79"/>
    <w:rsid w:val="00453547"/>
    <w:rsid w:val="004752A0"/>
    <w:rsid w:val="00524203"/>
    <w:rsid w:val="00571E00"/>
    <w:rsid w:val="005A3DB6"/>
    <w:rsid w:val="005A4C32"/>
    <w:rsid w:val="005D49C0"/>
    <w:rsid w:val="005E625E"/>
    <w:rsid w:val="006A7EBA"/>
    <w:rsid w:val="006B5A62"/>
    <w:rsid w:val="007A2BB3"/>
    <w:rsid w:val="007D5DB5"/>
    <w:rsid w:val="007E0B31"/>
    <w:rsid w:val="00887BFC"/>
    <w:rsid w:val="00962EC4"/>
    <w:rsid w:val="00A04181"/>
    <w:rsid w:val="00A425DE"/>
    <w:rsid w:val="00A51AEE"/>
    <w:rsid w:val="00A717F6"/>
    <w:rsid w:val="00AA1D0C"/>
    <w:rsid w:val="00BF3A9A"/>
    <w:rsid w:val="00C86813"/>
    <w:rsid w:val="00C87EC9"/>
    <w:rsid w:val="00C90A51"/>
    <w:rsid w:val="00CE46DD"/>
    <w:rsid w:val="00D07E58"/>
    <w:rsid w:val="00D347F5"/>
    <w:rsid w:val="00D5278F"/>
    <w:rsid w:val="00D84300"/>
    <w:rsid w:val="00E25C01"/>
    <w:rsid w:val="00E57554"/>
    <w:rsid w:val="00F14FC5"/>
    <w:rsid w:val="00F34F38"/>
    <w:rsid w:val="00F55444"/>
    <w:rsid w:val="00F646C4"/>
    <w:rsid w:val="00FC2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8F71A"/>
  <w15:chartTrackingRefBased/>
  <w15:docId w15:val="{34D1E772-584C-4352-AF20-332A8FD1B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1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1A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56F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AE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51AEE"/>
    <w:pPr>
      <w:outlineLvl w:val="9"/>
    </w:pPr>
  </w:style>
  <w:style w:type="paragraph" w:styleId="TOC2">
    <w:name w:val="toc 2"/>
    <w:basedOn w:val="Normal"/>
    <w:next w:val="Normal"/>
    <w:autoRedefine/>
    <w:uiPriority w:val="39"/>
    <w:unhideWhenUsed/>
    <w:rsid w:val="00A51AEE"/>
    <w:pPr>
      <w:spacing w:after="100"/>
      <w:ind w:left="220"/>
    </w:pPr>
    <w:rPr>
      <w:rFonts w:eastAsiaTheme="minorEastAsia" w:cs="Times New Roman"/>
    </w:rPr>
  </w:style>
  <w:style w:type="paragraph" w:styleId="TOC1">
    <w:name w:val="toc 1"/>
    <w:basedOn w:val="Normal"/>
    <w:next w:val="Normal"/>
    <w:autoRedefine/>
    <w:uiPriority w:val="39"/>
    <w:unhideWhenUsed/>
    <w:rsid w:val="00A51AEE"/>
    <w:pPr>
      <w:spacing w:after="100"/>
    </w:pPr>
    <w:rPr>
      <w:rFonts w:eastAsiaTheme="minorEastAsia" w:cs="Times New Roman"/>
    </w:rPr>
  </w:style>
  <w:style w:type="paragraph" w:styleId="TOC3">
    <w:name w:val="toc 3"/>
    <w:basedOn w:val="Normal"/>
    <w:next w:val="Normal"/>
    <w:autoRedefine/>
    <w:uiPriority w:val="39"/>
    <w:unhideWhenUsed/>
    <w:rsid w:val="00A51AEE"/>
    <w:pPr>
      <w:spacing w:after="100"/>
      <w:ind w:left="440"/>
    </w:pPr>
    <w:rPr>
      <w:rFonts w:eastAsiaTheme="minorEastAsia" w:cs="Times New Roman"/>
    </w:rPr>
  </w:style>
  <w:style w:type="paragraph" w:styleId="ListParagraph">
    <w:name w:val="List Paragraph"/>
    <w:basedOn w:val="Normal"/>
    <w:uiPriority w:val="34"/>
    <w:qFormat/>
    <w:rsid w:val="00A51AEE"/>
    <w:pPr>
      <w:ind w:left="720"/>
      <w:contextualSpacing/>
    </w:pPr>
  </w:style>
  <w:style w:type="paragraph" w:styleId="Title">
    <w:name w:val="Title"/>
    <w:basedOn w:val="Normal"/>
    <w:next w:val="Normal"/>
    <w:link w:val="TitleChar"/>
    <w:uiPriority w:val="10"/>
    <w:qFormat/>
    <w:rsid w:val="00A51AE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1A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1AE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51AEE"/>
    <w:rPr>
      <w:rFonts w:eastAsiaTheme="minorEastAsia"/>
      <w:color w:val="5A5A5A" w:themeColor="text1" w:themeTint="A5"/>
      <w:spacing w:val="15"/>
    </w:rPr>
  </w:style>
  <w:style w:type="character" w:styleId="IntenseEmphasis">
    <w:name w:val="Intense Emphasis"/>
    <w:basedOn w:val="DefaultParagraphFont"/>
    <w:uiPriority w:val="21"/>
    <w:qFormat/>
    <w:rsid w:val="00A51AEE"/>
    <w:rPr>
      <w:i/>
      <w:iCs/>
      <w:color w:val="5B9BD5" w:themeColor="accent1"/>
    </w:rPr>
  </w:style>
  <w:style w:type="character" w:customStyle="1" w:styleId="Heading2Char">
    <w:name w:val="Heading 2 Char"/>
    <w:basedOn w:val="DefaultParagraphFont"/>
    <w:link w:val="Heading2"/>
    <w:uiPriority w:val="9"/>
    <w:rsid w:val="00A51AE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A51AEE"/>
    <w:rPr>
      <w:color w:val="0563C1" w:themeColor="hyperlink"/>
      <w:u w:val="single"/>
    </w:rPr>
  </w:style>
  <w:style w:type="character" w:customStyle="1" w:styleId="Heading3Char">
    <w:name w:val="Heading 3 Char"/>
    <w:basedOn w:val="DefaultParagraphFont"/>
    <w:link w:val="Heading3"/>
    <w:uiPriority w:val="9"/>
    <w:rsid w:val="00056F8D"/>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0E1D55"/>
    <w:rPr>
      <w:color w:val="954F72" w:themeColor="followedHyperlink"/>
      <w:u w:val="single"/>
    </w:rPr>
  </w:style>
  <w:style w:type="character" w:styleId="CommentReference">
    <w:name w:val="annotation reference"/>
    <w:basedOn w:val="DefaultParagraphFont"/>
    <w:uiPriority w:val="99"/>
    <w:semiHidden/>
    <w:unhideWhenUsed/>
    <w:rsid w:val="000E1D55"/>
    <w:rPr>
      <w:sz w:val="16"/>
      <w:szCs w:val="16"/>
    </w:rPr>
  </w:style>
  <w:style w:type="paragraph" w:styleId="CommentText">
    <w:name w:val="annotation text"/>
    <w:basedOn w:val="Normal"/>
    <w:link w:val="CommentTextChar"/>
    <w:uiPriority w:val="99"/>
    <w:semiHidden/>
    <w:unhideWhenUsed/>
    <w:rsid w:val="000E1D55"/>
    <w:rPr>
      <w:sz w:val="20"/>
      <w:szCs w:val="20"/>
    </w:rPr>
  </w:style>
  <w:style w:type="character" w:customStyle="1" w:styleId="CommentTextChar">
    <w:name w:val="Comment Text Char"/>
    <w:basedOn w:val="DefaultParagraphFont"/>
    <w:link w:val="CommentText"/>
    <w:uiPriority w:val="99"/>
    <w:semiHidden/>
    <w:rsid w:val="000E1D55"/>
    <w:rPr>
      <w:sz w:val="20"/>
      <w:szCs w:val="20"/>
    </w:rPr>
  </w:style>
  <w:style w:type="paragraph" w:styleId="CommentSubject">
    <w:name w:val="annotation subject"/>
    <w:basedOn w:val="CommentText"/>
    <w:next w:val="CommentText"/>
    <w:link w:val="CommentSubjectChar"/>
    <w:uiPriority w:val="99"/>
    <w:semiHidden/>
    <w:unhideWhenUsed/>
    <w:rsid w:val="000E1D55"/>
    <w:rPr>
      <w:b/>
      <w:bCs/>
    </w:rPr>
  </w:style>
  <w:style w:type="character" w:customStyle="1" w:styleId="CommentSubjectChar">
    <w:name w:val="Comment Subject Char"/>
    <w:basedOn w:val="CommentTextChar"/>
    <w:link w:val="CommentSubject"/>
    <w:uiPriority w:val="99"/>
    <w:semiHidden/>
    <w:rsid w:val="000E1D55"/>
    <w:rPr>
      <w:b/>
      <w:bCs/>
      <w:sz w:val="20"/>
      <w:szCs w:val="20"/>
    </w:rPr>
  </w:style>
  <w:style w:type="paragraph" w:styleId="BalloonText">
    <w:name w:val="Balloon Text"/>
    <w:basedOn w:val="Normal"/>
    <w:link w:val="BalloonTextChar"/>
    <w:uiPriority w:val="99"/>
    <w:semiHidden/>
    <w:unhideWhenUsed/>
    <w:rsid w:val="000E1D5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1D5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confluence.ad.sec.gov/display/CAT/EDW+2.0+ETL+Standards+and+Guideline"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aws.amazon.com/glue/latest/dg/what-is-glue.html" TargetMode="External"/><Relationship Id="rId39"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microsoft.com/office/2011/relationships/commentsExtended" Target="commentsExtended.xml"/><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hyperlink" Target="https://docs.aws.amazon.com/SchemaConversionTool/latest/userguide/CHAP_Welcome.html"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comments" Target="comments.xml"/><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16</Pages>
  <Words>1845</Words>
  <Characters>10521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SEC</Company>
  <LinksUpToDate>false</LinksUpToDate>
  <CharactersWithSpaces>12342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Henry (Contractor)</dc:creator>
  <cp:keywords/>
  <dc:description/>
  <cp:lastModifiedBy>He, Henry (Contractor)</cp:lastModifiedBy>
  <cp:revision>3</cp:revision>
  <dcterms:created xsi:type="dcterms:W3CDTF">2022-04-25T13:26:00Z</dcterms:created>
  <dcterms:modified xsi:type="dcterms:W3CDTF">2022-04-25T18:06:00Z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331635453</vt:i4>
  </property>
  <property fmtid="{D5CDD505-2E9C-101B-9397-08002B2CF9AE}" pid="3" name="_NewReviewCycle">
    <vt:lpwstr/>
  </property>
  <property fmtid="{D5CDD505-2E9C-101B-9397-08002B2CF9AE}" pid="4" name="_EmailSubject">
    <vt:lpwstr>Quick Update before the ACES / AWS Weekly Touch-Base (SRMS)</vt:lpwstr>
  </property>
  <property fmtid="{D5CDD505-2E9C-101B-9397-08002B2CF9AE}" pid="5" name="_AuthorEmail">
    <vt:lpwstr>HamscherW@sec.gov</vt:lpwstr>
  </property>
  <property fmtid="{D5CDD505-2E9C-101B-9397-08002B2CF9AE}" pid="6" name="_AuthorEmailDisplayName">
    <vt:lpwstr>Hamscher, Walter</vt:lpwstr>
  </property>
  <property fmtid="{D5CDD505-2E9C-101B-9397-08002B2CF9AE}" pid="7" name="_ReviewingToolsShownOnce">
    <vt:lpwstr/>
  </property>
</Properties>
</file>